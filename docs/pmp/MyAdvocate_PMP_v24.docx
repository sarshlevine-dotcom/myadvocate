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60" w:before="0"/>
        <w:jc w:val="center"/>
      </w:pPr>
      <w:r>
        <w:rPr>
          <w:rFonts w:ascii="Arial" w:cs="Arial" w:eastAsia="Arial" w:hAnsi="Arial"/>
          <w:b/>
          <w:bCs/>
          <w:color w:val="1F5C99"/>
          <w:sz w:val="72"/>
          <w:szCs w:val="72"/>
        </w:rPr>
        <w:t xml:space="preserve">MYADVOCATE</w:t>
      </w:r>
    </w:p>
    <w:p>
      <w:pPr>
        <w:spacing w:after="80" w:before="0"/>
        <w:jc w:val="center"/>
      </w:pPr>
      <w:r>
        <w:rPr>
          <w:rFonts w:ascii="Arial" w:cs="Arial" w:eastAsia="Arial" w:hAnsi="Arial"/>
          <w:color w:val="555555"/>
          <w:sz w:val="28"/>
          <w:szCs w:val="28"/>
        </w:rPr>
        <w:t xml:space="preserve">AI-Powered Patient &amp; Consumer Rights Platform</w:t>
      </w:r>
    </w:p>
    <w:p>
      <w:pPr>
        <w:pBdr>
          <w:bottom w:val="single" w:color="C17F24" w:sz="6"/>
        </w:pBdr>
        <w:spacing w:after="300" w:before="0"/>
        <w:jc w:val="center"/>
      </w:pPr>
      <w:r>
        <w:rPr>
          <w:rFonts w:ascii="Arial" w:cs="Arial" w:eastAsia="Arial" w:hAnsi="Arial"/>
          <w:i/>
          <w:iCs/>
          <w:color w:val="1A1A1A"/>
          <w:sz w:val="24"/>
          <w:szCs w:val="24"/>
        </w:rPr>
        <w:t xml:space="preserve">“The insurance companies have lawyers. You have MyAdvocate.”</w:t>
      </w:r>
    </w:p>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080"/>
        <w:gridCol w:w="250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Author</w:t>
            </w:r>
          </w:p>
        </w:tc>
        <w:tc>
          <w:tcPr>
            <w:tcW w:type="dxa" w:w="3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Status</w:t>
            </w:r>
          </w:p>
        </w:tc>
        <w:tc>
          <w:tcPr>
            <w:tcW w:type="dxa" w:w="2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Created</w:t>
            </w:r>
          </w:p>
        </w:tc>
        <w:tc>
          <w:tcPr>
            <w:tcW w:type="dxa" w:w="2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Version</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Founder / CEO</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 — Living Document</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March 2026</w:t>
            </w:r>
          </w:p>
        </w:tc>
        <w:tc>
          <w:tcPr>
            <w:tcW w:type="dxa" w:w="2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v21.0 — Context Registry + Story Engine + Agent Plan</w:t>
            </w:r>
          </w:p>
        </w:tc>
      </w:tr>
    </w:tbl>
    <w:p>
      <w:pPr>
        <w:spacing w:after="0" w:before="200"/>
      </w:pP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LIVING DOCUMENT
This document is the single source of truth for strategy, operations, and financial decisions. Updated monthly. Checkpoint reviews at Months 3, 6, 9, 12, and 18. Every major decision flows through a checkpoint. PMP v20 superseded by this version.</w:t>
            </w:r>
          </w:p>
        </w:tc>
      </w:tr>
    </w:tbl>
    <w:p>
      <w:pPr>
        <w:spacing w:after="0" w:before="240"/>
      </w:pPr>
    </w:p>
    <w:p>
      <w:pPr>
        <w:spacing w:after="0" w:before="0"/>
        <w:jc w:val="center"/>
      </w:pPr>
      <w:r>
        <w:rPr>
          <w:rFonts w:ascii="Arial" w:cs="Arial" w:eastAsia="Arial" w:hAnsi="Arial"/>
          <w:color w:val="555555"/>
          <w:sz w:val="18"/>
          <w:szCs w:val="18"/>
        </w:rPr>
        <w:t xml:space="preserve">MA-PMP-001  •  Version 21.0  •  2026-03-12  •  CONFIDENTIAL</w:t>
      </w:r>
    </w:p>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Change Log</w:t>
      </w:r>
    </w:p>
    <w:p>
      <w:pPr>
        <w:pStyle w:val="Heading2"/>
        <w:spacing w:after="80" w:before="240"/>
      </w:pPr>
      <w:r>
        <w:rPr>
          <w:rFonts w:ascii="Arial" w:cs="Arial" w:eastAsia="Arial" w:hAnsi="Arial"/>
          <w:b/>
          <w:bCs/>
          <w:color w:val="1A1A1A"/>
          <w:sz w:val="26"/>
          <w:szCs w:val="26"/>
        </w:rPr>
        <w:t xml:space="preserve">v19 → v20 (2026-03-10/11)</w:t>
      </w:r>
    </w:p>
    <w:tbl>
      <w:tblPr>
        <w:tblW w:type="dxa" w:w="10080"/>
        <w:tblBorders>
          <w:top w:val="single" w:color="27AE60" w:sz="1"/>
          <w:left w:val="single" w:color="27AE60" w:sz="8"/>
          <w:bottom w:val="single" w:color="27AE60" w:sz="1"/>
          <w:right w:val="single" w:color="27AE60" w:sz="1"/>
          <w:insideH w:val="single" w:color="auto" w:sz="4"/>
          <w:insideV w:val="single" w:color="auto" w:sz="4"/>
        </w:tblBorders>
      </w:tblPr>
      <w:tblGrid>
        <w:gridCol w:w="10080"/>
      </w:tblGrid>
      <w:tr>
        <w:tc>
          <w:tcPr>
            <w:tcW w:type="dxa" w:w="10080"/>
            <w:shd w:fill="EDFAF1"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Phase 1 MVP: SHIPPED (2026-03-10). 37 commits. All Phase 1 acceptance criteria met. Core product live on Vercel.</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Section</w:t>
            </w:r>
          </w:p>
        </w:tc>
        <w:tc>
          <w:tcPr>
            <w:tcW w:type="dxa" w:w="8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Change Summary</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 MVP shipped. Product live on Vercel with all four tools functional: denial decoder, appeal generator, medical bill dispute, HIPAA records request.</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Cost Architecture</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MA-COST-001 shipped: budget-monitor.ts, model routing in generate-letter.ts, output caps by letter type, migration 015, Upstash Redis tripwires. 4 Parking Lot entries added.</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Security</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MA-SEC-002 extended to 24 controls. Priorities 21–24 (AI Content Security) added. Additions in docs/security/. Pending manual sync to Google Drive doc.</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Docs Structure</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docs/ reorganized into cost/, security/, pmp/, system/, superpowers/ subfolders.</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Agent Registry</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MA-AGT-001 formalized in Notion Agent Registry. 11 agents assigned MA IDs (MA-AGT-002 through MA-AGT-011). MA-AHP-001 (Anti-Hallucination Protocol) added as governing layer above agents.</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Engineering</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Pre-commit hook fixed — automation/ and scripts/ excluded from ESLint staged-file check. Repo Map updated to reflect actual src/lib/ structure.</w:t>
            </w:r>
          </w:p>
        </w:tc>
      </w:tr>
    </w:tbl>
    <w:p>
      <w:pPr>
        <w:spacing w:after="0" w:before="140"/>
      </w:pPr>
    </w:p>
    <w:p>
      <w:pPr>
        <w:pStyle w:val="Heading2"/>
        <w:spacing w:after="80" w:before="240"/>
      </w:pPr>
      <w:r>
        <w:rPr>
          <w:rFonts w:ascii="Arial" w:cs="Arial" w:eastAsia="Arial" w:hAnsi="Arial"/>
          <w:b/>
          <w:bCs/>
          <w:color w:val="1A1A1A"/>
          <w:sz w:val="26"/>
          <w:szCs w:val="26"/>
        </w:rPr>
        <w:t xml:space="preserve">v20 → v21 (2026-03-12)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Section</w:t>
            </w:r>
          </w:p>
        </w:tc>
        <w:tc>
          <w:tcPr>
            <w:tcW w:type="dxa" w:w="8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Change Summary</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Three new canonical documents integrated: MA-CTX-001 (Context Registry), MA-SOC-002 (Patient Story Engine), MA-AGT-001 (External Agent Integration Plan formally canonized with phase assignments). Projections v15 replaces v14.</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0 (Status)</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Status updated: Phase 1 SHIPPED, Phase 2 active. Completed items list updated.</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3 (Phases)</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priorities updated to include Context Registry scaffolding, Patient Story Engine pre-launch setup, and agent deployment sequence.</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4 (SEO)</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4H added: GEO Agent Integration (MA-AGT-001). Section 4I added: Patient Story Engine in content strategy (MA-SOC-002).</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6A (Revenue)</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Projections v15 table replaces v14. GEO agent velocity, story engine conversion layer, and context-registry-enabled content scale incorporated.</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14 (Board of Agents)</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External Agent Integration formally canonized with MA-AGT-001 reference, deployment sequence, and signal gates confirmed.</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15 (NEW)</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Context Registry Architecture — MA-CTX-001 summary, 8-registry inventory, governing doctrine, and implementation priority.</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16 (NEW)</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Patient Story Engine — MA-SOC-002 summary, dual-track sourcing, pre-launch actions, rollout gates, and Board of Agents integration.</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17 (Canonical Doc Registry)</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Updated with MA-CTX-001, MA-SOC-002, MA-AHP-001. All docs current as of v21.</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Parking Lot</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Items from three new docs added: context registry migration path, story engine Spanish track, B2B story consent framework, agent autonomous deployment.</w:t>
            </w:r>
          </w:p>
        </w:tc>
      </w:tr>
    </w:tbl>
    <w:p>
      <w:pPr>
        <w:spacing w:after="0" w:before="140"/>
      </w:pPr>
    </w:p>
    <w:p>
      <w:pPr>
        <w:pStyle w:val="Heading2"/>
        <w:spacing w:after="80" w:before="240"/>
      </w:pPr>
      <w:r>
        <w:rPr>
          <w:rFonts w:ascii="Arial" w:cs="Arial" w:eastAsia="Arial" w:hAnsi="Arial"/>
          <w:b/>
          <w:bCs/>
          <w:color w:val="1A1A1A"/>
          <w:sz w:val="26"/>
          <w:szCs w:val="26"/>
        </w:rPr>
        <w:t xml:space="preserve">v23 → v24 (2026-03-13) — THIS VERSION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Section</w:t>
            </w:r>
          </w:p>
        </w:tc>
        <w:tc>
          <w:tcPr>
            <w:tcW w:type="dxa" w:w="8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Change Summary</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MA-YT-001 (YouTube &amp; Spanish Strategy) and MA-IG-001 (Instagram Strategy v2.0) canonized into docs/social/. Projections v16 replaces v15. New §6D (YouTube Revenue) and §6E (Instagram Revenue) added as explicit secondary/tertiary revenue streams.</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6A (Revenue)</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Projections v16: heading updated; narrative updated to reference new §6D/§6E YouTube and Instagram revenue models.</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Sections 6D, 6E (Revenue)</w:t>
            </w:r>
          </w:p>
        </w:tc>
        <w:tc>
          <w:tcPr>
            <w:tcW w:type="dxa" w:w="8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NEW: §6D YouTube Revenue Model (EN + ES channels, phase-gated AdSense + subscription conversion uplift). NEW: §6E Instagram Revenue Model (direct follower-milestone table + indirect conversion rate uplift on SEO traffic). Both sourced from MA-YT-001 and MA-IG-001 respectively.</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Section 17 (Canonical Docs)</w:t>
            </w:r>
          </w:p>
        </w:tc>
        <w:tc>
          <w:tcPr>
            <w:tcW w:type="dxa" w:w="8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File paths for MA-YT-001 and MA-IG-001 updated to docs/social/. Both now fully canonized. docs/social/ footnote updated.</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0. Project Status</w:t>
      </w:r>
    </w:p>
    <w:tbl>
      <w:tblPr>
        <w:tblW w:type="dxa" w:w="10080"/>
        <w:tblBorders>
          <w:top w:val="single" w:color="27AE60" w:sz="1"/>
          <w:left w:val="single" w:color="27AE60" w:sz="8"/>
          <w:bottom w:val="single" w:color="27AE60" w:sz="1"/>
          <w:right w:val="single" w:color="27AE60" w:sz="1"/>
          <w:insideH w:val="single" w:color="auto" w:sz="4"/>
          <w:insideV w:val="single" w:color="auto" w:sz="4"/>
        </w:tblBorders>
      </w:tblPr>
      <w:tblGrid>
        <w:gridCol w:w="10080"/>
      </w:tblGrid>
      <w:tr>
        <w:tc>
          <w:tcPr>
            <w:tcW w:type="dxa" w:w="10080"/>
            <w:shd w:fill="EDFAF1"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CURRENT STATE
Phase 1 MVP SHIPPED (2026-03-10). Product live on Vercel. Phase 2 active: content engine, SEO growth, automation pipeline, context registry scaffolding, patient story engine pre-launch setup.</w:t>
            </w:r>
          </w:p>
        </w:tc>
      </w:tr>
    </w:tbl>
    <w:p>
      <w:pPr>
        <w:spacing w:after="0" w:before="80"/>
      </w:pPr>
    </w:p>
    <w:p>
      <w:pPr>
        <w:pStyle w:val="Heading2"/>
        <w:spacing w:after="80" w:before="240"/>
      </w:pPr>
      <w:r>
        <w:rPr>
          <w:rFonts w:ascii="Arial" w:cs="Arial" w:eastAsia="Arial" w:hAnsi="Arial"/>
          <w:b/>
          <w:bCs/>
          <w:color w:val="1A1A1A"/>
          <w:sz w:val="26"/>
          <w:szCs w:val="26"/>
        </w:rPr>
        <w:t xml:space="preserve">0A. Completed Items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4180"/>
      </w:tblGrid>
      <w:tr>
        <w:trPr>
          <w:tblHeader/>
        </w:trPr>
        <w:tc>
          <w:tcPr>
            <w:tcW w:type="dxa" w:w="4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Item</w:t>
            </w:r>
          </w:p>
        </w:tc>
        <w:tc>
          <w:tcPr>
            <w:tcW w:type="dxa" w:w="17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Category</w:t>
            </w:r>
          </w:p>
        </w:tc>
        <w:tc>
          <w:tcPr>
            <w:tcW w:type="dxa" w:w="41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4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Legal entity formed — MyAdvocate DBA under Redwood Commerce Group LLC</w:t>
            </w:r>
          </w:p>
        </w:tc>
        <w:tc>
          <w:tcPr>
            <w:tcW w:type="dxa" w:w="1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Legal</w:t>
            </w:r>
          </w:p>
        </w:tc>
        <w:tc>
          <w:tcPr>
            <w:tcW w:type="dxa" w:w="4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EIN confirmed. RelayFi updated.</w:t>
            </w:r>
          </w:p>
        </w:tc>
      </w:tr>
      <w:tr>
        <w:tc>
          <w:tcPr>
            <w:tcW w:type="dxa" w:w="4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Notion workspace configured</w:t>
            </w:r>
          </w:p>
        </w:tc>
        <w:tc>
          <w:tcPr>
            <w:tcW w:type="dxa" w:w="1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Operations</w:t>
            </w:r>
          </w:p>
        </w:tc>
        <w:tc>
          <w:tcPr>
            <w:tcW w:type="dxa" w:w="4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Sprint board, signal tracker, canonical doc links live.</w:t>
            </w:r>
          </w:p>
        </w:tc>
      </w:tr>
      <w:tr>
        <w:tc>
          <w:tcPr>
            <w:tcW w:type="dxa" w:w="4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GitHub repository active</w:t>
            </w:r>
          </w:p>
        </w:tc>
        <w:tc>
          <w:tcPr>
            <w:tcW w:type="dxa" w:w="1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Build</w:t>
            </w:r>
          </w:p>
        </w:tc>
        <w:tc>
          <w:tcPr>
            <w:tcW w:type="dxa" w:w="4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37 commits. All Phase 1 acceptance criteria met.</w:t>
            </w:r>
          </w:p>
        </w:tc>
      </w:tr>
      <w:tr>
        <w:tc>
          <w:tcPr>
            <w:tcW w:type="dxa" w:w="4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Supabase DB + Stripe billing + Anthropic API integrated</w:t>
            </w:r>
          </w:p>
        </w:tc>
        <w:tc>
          <w:tcPr>
            <w:tcW w:type="dxa" w:w="1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Infrastructure</w:t>
            </w:r>
          </w:p>
        </w:tc>
        <w:tc>
          <w:tcPr>
            <w:tcW w:type="dxa" w:w="4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three services live. Webhooks active.</w:t>
            </w:r>
          </w:p>
        </w:tc>
      </w:tr>
      <w:tr>
        <w:tc>
          <w:tcPr>
            <w:tcW w:type="dxa" w:w="4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Four core tools live</w:t>
            </w:r>
          </w:p>
        </w:tc>
        <w:tc>
          <w:tcPr>
            <w:tcW w:type="dxa" w:w="1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Product</w:t>
            </w:r>
          </w:p>
        </w:tc>
        <w:tc>
          <w:tcPr>
            <w:tcW w:type="dxa" w:w="4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 Denial Appeal, Medical Bill Dispute, HIPAA Records Request, Denial Decoder — all functional.</w:t>
            </w:r>
          </w:p>
        </w:tc>
      </w:tr>
      <w:tr>
        <w:tc>
          <w:tcPr>
            <w:tcW w:type="dxa" w:w="4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Four-layer privacy architecture implemented</w:t>
            </w:r>
          </w:p>
        </w:tc>
        <w:tc>
          <w:tcPr>
            <w:tcW w:type="dxa" w:w="1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Privacy</w:t>
            </w:r>
          </w:p>
        </w:tc>
        <w:tc>
          <w:tcPr>
            <w:tcW w:type="dxa" w:w="4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PII scrubbing, audit logging, OpenClaw separation, stateless model calls confirmed.</w:t>
            </w:r>
          </w:p>
        </w:tc>
      </w:tr>
      <w:tr>
        <w:tc>
          <w:tcPr>
            <w:tcW w:type="dxa" w:w="4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Cost architecture shipped — MA-COST-001</w:t>
            </w:r>
          </w:p>
        </w:tc>
        <w:tc>
          <w:tcPr>
            <w:tcW w:type="dxa" w:w="1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Engineering</w:t>
            </w:r>
          </w:p>
        </w:tc>
        <w:tc>
          <w:tcPr>
            <w:tcW w:type="dxa" w:w="4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budget-monitor.ts, model routing, output caps, migration 015, Redis tripwires. Budget cap: $150/month.</w:t>
            </w:r>
          </w:p>
        </w:tc>
      </w:tr>
      <w:tr>
        <w:tc>
          <w:tcPr>
            <w:tcW w:type="dxa" w:w="4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Security controls extended to 24 — MA-SEC-002</w:t>
            </w:r>
          </w:p>
        </w:tc>
        <w:tc>
          <w:tcPr>
            <w:tcW w:type="dxa" w:w="1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Security</w:t>
            </w:r>
          </w:p>
        </w:tc>
        <w:tc>
          <w:tcPr>
            <w:tcW w:type="dxa" w:w="4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Priorities 21–24 (AI Content Security) added. Pending Google Drive sync.</w:t>
            </w:r>
          </w:p>
        </w:tc>
      </w:tr>
      <w:tr>
        <w:tc>
          <w:tcPr>
            <w:tcW w:type="dxa" w:w="4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Artifact review queue built</w:t>
            </w:r>
          </w:p>
        </w:tc>
        <w:tc>
          <w:tcPr>
            <w:tcW w:type="dxa" w:w="1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Product</w:t>
            </w:r>
          </w:p>
        </w:tc>
        <w:tc>
          <w:tcPr>
            <w:tcW w:type="dxa" w:w="4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States: pending/approved/suppressed/edited. Auto-release gate enforced.</w:t>
            </w:r>
          </w:p>
        </w:tc>
      </w:tr>
      <w:tr>
        <w:tc>
          <w:tcPr>
            <w:tcW w:type="dxa" w:w="4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Agent Registry formalized in Notion</w:t>
            </w:r>
          </w:p>
        </w:tc>
        <w:tc>
          <w:tcPr>
            <w:tcW w:type="dxa" w:w="1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Operations</w:t>
            </w:r>
          </w:p>
        </w:tc>
        <w:tc>
          <w:tcPr>
            <w:tcW w:type="dxa" w:w="4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MA-AGT-001 canonized. 11 agents assigned MA IDs. MA-AHP-001 governs all agents.</w:t>
            </w:r>
          </w:p>
        </w:tc>
      </w:tr>
    </w:tbl>
    <w:p>
      <w:pPr>
        <w:spacing w:after="0" w:before="100"/>
      </w:pPr>
    </w:p>
    <w:p>
      <w:pPr>
        <w:pStyle w:val="Heading2"/>
        <w:spacing w:after="80" w:before="240"/>
      </w:pPr>
      <w:r>
        <w:rPr>
          <w:rFonts w:ascii="Arial" w:cs="Arial" w:eastAsia="Arial" w:hAnsi="Arial"/>
          <w:b/>
          <w:bCs/>
          <w:color w:val="1A1A1A"/>
          <w:sz w:val="26"/>
          <w:szCs w:val="26"/>
        </w:rPr>
        <w:t xml:space="preserve">0B. Phase 2 In Progress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1680"/>
        <w:gridCol w:w="1600"/>
      </w:tblGrid>
      <w:tr>
        <w:trPr>
          <w:tblHeader/>
        </w:trPr>
        <w:tc>
          <w:tcPr>
            <w:tcW w:type="dxa" w:w="4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Item</w:t>
            </w:r>
          </w:p>
        </w:tc>
        <w:tc>
          <w:tcPr>
            <w:tcW w:type="dxa" w:w="1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Priority</w:t>
            </w:r>
          </w:p>
        </w:tc>
        <w:tc>
          <w:tcPr>
            <w:tcW w:type="dxa" w:w="1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Sprint</w:t>
            </w:r>
          </w:p>
        </w:tc>
      </w:tr>
      <w:tr>
        <w:tc>
          <w:tcPr>
            <w:tcW w:type="dxa" w:w="4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Install geo-seo-claude agents (GEO-01, GEO-02, GEO-03)</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Critical</w:t>
            </w:r>
          </w:p>
        </w:tc>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S2-01</w:t>
            </w:r>
          </w:p>
        </w:tc>
      </w:tr>
      <w:tr>
        <w:tc>
          <w:tcPr>
            <w:tcW w:type="dxa" w:w="4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Build CNT-01 (YMYL Compliance Writer) composite agent</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Critical</w:t>
            </w:r>
          </w:p>
        </w:tc>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S2-01</w:t>
            </w:r>
          </w:p>
        </w:tc>
      </w:tr>
      <w:tr>
        <w:tc>
          <w:tcPr>
            <w:tcW w:type="dxa" w:w="4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Scaffold /context_registry/ — all 8 JSON files (MA-CTX-001)</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Critical</w:t>
            </w:r>
          </w:p>
        </w:tc>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S2-01</w:t>
            </w:r>
          </w:p>
        </w:tc>
      </w:tr>
      <w:tr>
        <w:tc>
          <w:tcPr>
            <w:tcW w:type="dxa" w:w="4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Deploy Supabase scrub_records migration (MA-SOC-002 pre-launch)</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High</w:t>
            </w:r>
          </w:p>
        </w:tc>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S2-01</w:t>
            </w:r>
          </w:p>
        </w:tc>
      </w:tr>
      <w:tr>
        <w:tc>
          <w:tcPr>
            <w:tcW w:type="dxa" w:w="4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Publish first 10 SEO articles — GEO-optimized, nurse-reviewed</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Critical</w:t>
            </w:r>
          </w:p>
        </w:tc>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S2-01/02</w:t>
            </w:r>
          </w:p>
        </w:tc>
      </w:tr>
      <w:tr>
        <w:tc>
          <w:tcPr>
            <w:tcW w:type="dxa" w:w="4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Complete GEO-02 launch checklist (llms.txt, robots.txt, schema)</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Critical</w:t>
            </w:r>
          </w:p>
        </w:tc>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S2-01</w:t>
            </w:r>
          </w:p>
        </w:tc>
      </w:tr>
      <w:tr>
        <w:tc>
          <w:tcPr>
            <w:tcW w:type="dxa" w:w="4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MA-SEC-002 Priorities 21–24 — sync to Google Drive doc</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High</w:t>
            </w:r>
          </w:p>
        </w:tc>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S2-02</w:t>
            </w:r>
          </w:p>
        </w:tc>
      </w:tr>
      <w:tr>
        <w:tc>
          <w:tcPr>
            <w:tcW w:type="dxa" w:w="4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Beehiiv integration for newsletter capture</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Medium</w:t>
            </w:r>
          </w:p>
        </w:tc>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S2-02</w:t>
            </w:r>
          </w:p>
        </w:tc>
      </w:tr>
      <w:tr>
        <w:tc>
          <w:tcPr>
            <w:tcW w:type="dxa" w:w="4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Content Production Orchestrator pipeline activation</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Medium</w:t>
            </w:r>
          </w:p>
        </w:tc>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S2-02</w:t>
            </w:r>
          </w:p>
        </w:tc>
      </w:tr>
    </w:tbl>
    <w:p>
      <w:pPr>
        <w:spacing w:after="0" w:before="100"/>
      </w:pPr>
    </w:p>
    <w:p>
      <w:pPr>
        <w:pStyle w:val="Heading2"/>
        <w:spacing w:after="80" w:before="240"/>
      </w:pPr>
      <w:r>
        <w:rPr>
          <w:rFonts w:ascii="Arial" w:cs="Arial" w:eastAsia="Arial" w:hAnsi="Arial"/>
          <w:b/>
          <w:bCs/>
          <w:color w:val="1A1A1A"/>
          <w:sz w:val="26"/>
          <w:szCs w:val="26"/>
        </w:rPr>
        <w:t xml:space="preserve">0C. Deferred to Phase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0"/>
        <w:gridCol w:w="5680"/>
      </w:tblGrid>
      <w:tr>
        <w:trPr>
          <w:tblHeader/>
        </w:trPr>
        <w:tc>
          <w:tcPr>
            <w:tcW w:type="dxa" w:w="4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Deferred Item</w:t>
            </w:r>
          </w:p>
        </w:tc>
        <w:tc>
          <w:tcPr>
            <w:tcW w:type="dxa" w:w="5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Unlock Condition</w:t>
            </w:r>
          </w:p>
        </w:tc>
      </w:tr>
      <w:tr>
        <w:tc>
          <w:tcPr>
            <w:tcW w:type="dxa" w:w="4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Context registry migration to SQLite/Supabase</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3 — when registry volume justifies DB upgrade</w:t>
            </w:r>
          </w:p>
        </w:tc>
      </w:tr>
      <w:tr>
        <w:tc>
          <w:tcPr>
            <w:tcW w:type="dxa" w:w="4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n8n webhook for budget alerts (replace console.log)</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 Parking Lot (see MA-COST-001 Parking Lot)</w:t>
            </w:r>
          </w:p>
        </w:tc>
      </w:tr>
      <w:tr>
        <w:tc>
          <w:tcPr>
            <w:tcW w:type="dxa" w:w="4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engine Spanish track</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9 gate — Spanish channel active + 25+ stories in Story Bank</w:t>
            </w:r>
          </w:p>
        </w:tc>
      </w:tr>
      <w:tr>
        <w:tc>
          <w:tcPr>
            <w:tcW w:type="dxa" w:w="4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Submission-sourced story naming (even anonymized)</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 2 — Month 6–9, 10+ submissions received</w:t>
            </w:r>
          </w:p>
        </w:tc>
      </w:tr>
      <w:tr>
        <w:tc>
          <w:tcPr>
            <w:tcW w:type="dxa" w:w="4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Agent autonomous deployment</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Never — founder approval required for every agent activation (governing constraint)</w:t>
            </w:r>
          </w:p>
        </w:tc>
      </w:tr>
      <w:tr>
        <w:tc>
          <w:tcPr>
            <w:tcW w:type="dxa" w:w="4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Attorney referral program</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6 — Signal 1 traffic gate</w:t>
            </w:r>
          </w:p>
        </w:tc>
      </w:tr>
      <w:tr>
        <w:tc>
          <w:tcPr>
            <w:tcW w:type="dxa" w:w="4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B2B outreach</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5 — Signal 5 traffic gate</w:t>
            </w:r>
          </w:p>
        </w:tc>
      </w:tr>
      <w:tr>
        <w:tc>
          <w:tcPr>
            <w:tcW w:type="dxa" w:w="4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Native app</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4 — $50k fund + Signal 5 gate, both required</w:t>
            </w:r>
          </w:p>
        </w:tc>
      </w:tr>
      <w:tr>
        <w:tc>
          <w:tcPr>
            <w:tcW w:type="dxa" w:w="4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B2B consent framework</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9+ — Checkpoint 3 review + attorney review</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1. Objective &amp; Executive Summary</w:t>
      </w:r>
    </w:p>
    <w:p>
      <w:pPr>
        <w:spacing w:after="80" w:before="60"/>
      </w:pPr>
      <w:r>
        <w:rPr>
          <w:rFonts w:ascii="Arial" w:cs="Arial" w:eastAsia="Arial" w:hAnsi="Arial"/>
          <w:color w:val="1A1A1A"/>
          <w:sz w:val="20"/>
          <w:szCs w:val="20"/>
        </w:rPr>
        <w:t xml:space="preserve">MyAdvocate gives everyday patients practical, legally grounded tools to navigate insurance denials, medical billing disputes, and healthcare access barriers. Every feature generates a real, usable output: letters citing actual statutes, scripts for the phone call, names and numbers of regulators to contact, and rights in plain language for the state the user is standing in.</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3580"/>
      </w:tblGrid>
      <w:tr>
        <w:trPr>
          <w:tblHeader/>
        </w:trPr>
        <w:tc>
          <w:tcPr>
            <w:tcW w:type="dxa" w:w="4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Tagline</w:t>
            </w:r>
          </w:p>
        </w:tc>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Role</w:t>
            </w:r>
          </w:p>
        </w:tc>
        <w:tc>
          <w:tcPr>
            <w:tcW w:type="dxa" w:w="35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4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“The insurance companies have lawyers. You have MyAdvocate.”</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PRIMARY brand tagline</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Leads all marketing. Emotionally direct. Factually accurate.</w:t>
            </w:r>
          </w:p>
        </w:tc>
      </w:tr>
      <w:tr>
        <w:tc>
          <w:tcPr>
            <w:tcW w:type="dxa" w:w="4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"Know your rights. Fight back."</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Secondary tagline</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Activation-focused. Social and paid use.</w:t>
            </w:r>
          </w:p>
        </w:tc>
      </w:tr>
      <w:tr>
        <w:tc>
          <w:tcPr>
            <w:tcW w:type="dxa" w:w="4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"Healthcare advocacy for everyone."</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Accessibility tagline</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B2B / union context. Inclusivity signal.</w:t>
            </w:r>
          </w:p>
        </w:tc>
      </w:tr>
    </w:tbl>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680"/>
      </w:tblGrid>
      <w:tr>
        <w:trPr>
          <w:tblHeader/>
        </w:trPr>
        <w:tc>
          <w:tcPr>
            <w:tcW w:type="dxa" w:w="2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Persona</w:t>
            </w:r>
          </w:p>
        </w:tc>
        <w:tc>
          <w:tcPr>
            <w:tcW w:type="dxa" w:w="3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Primary Need</w:t>
            </w:r>
          </w:p>
        </w:tc>
        <w:tc>
          <w:tcPr>
            <w:tcW w:type="dxa" w:w="3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Entry Point</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The Denied Patient</w:t>
            </w:r>
          </w:p>
        </w:tc>
        <w:tc>
          <w:tcPr>
            <w:tcW w:type="dxa" w:w="3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 denial appeal letter — fast</w:t>
            </w:r>
          </w:p>
        </w:tc>
        <w:tc>
          <w:tcPr>
            <w:tcW w:type="dxa" w:w="3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 Denial Fighter</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The Overwhelmed Biller</w:t>
            </w:r>
          </w:p>
        </w:tc>
        <w:tc>
          <w:tcPr>
            <w:tcW w:type="dxa" w:w="3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Medical bill dispute — find the error</w:t>
            </w:r>
          </w:p>
        </w:tc>
        <w:tc>
          <w:tcPr>
            <w:tcW w:type="dxa" w:w="3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Medical Bill Dispute Tool</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The Family Advocate</w:t>
            </w:r>
          </w:p>
        </w:tc>
        <w:tc>
          <w:tcPr>
            <w:tcW w:type="dxa" w:w="3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Rights for a family member in a care facility</w:t>
            </w:r>
          </w:p>
        </w:tc>
        <w:tc>
          <w:tcPr>
            <w:tcW w:type="dxa" w:w="3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Hospital Mode / Know Your Rights</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The First-Timer</w:t>
            </w:r>
          </w:p>
        </w:tc>
        <w:tc>
          <w:tcPr>
            <w:tcW w:type="dxa" w:w="3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What does this denial code mean?</w:t>
            </w:r>
          </w:p>
        </w:tc>
        <w:tc>
          <w:tcPr>
            <w:tcW w:type="dxa" w:w="3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 Decoder (free, no signup)</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2. Core Product — Feature Set &amp; Sequencing</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LAUNCH RULE
Ship two tools that work exceptionally well rather than five tools that are rough. The letter output quality — the actual generated document a user can send — is the conversion driver.</w:t>
            </w:r>
          </w:p>
        </w:tc>
      </w:tr>
    </w:tbl>
    <w:p>
      <w:pPr>
        <w:spacing w:after="0" w:before="80"/>
      </w:pPr>
    </w:p>
    <w:p>
      <w:pPr>
        <w:pStyle w:val="Heading2"/>
        <w:spacing w:after="80" w:before="240"/>
      </w:pPr>
      <w:r>
        <w:rPr>
          <w:rFonts w:ascii="Arial" w:cs="Arial" w:eastAsia="Arial" w:hAnsi="Arial"/>
          <w:b/>
          <w:bCs/>
          <w:color w:val="1A1A1A"/>
          <w:sz w:val="26"/>
          <w:szCs w:val="26"/>
        </w:rPr>
        <w:t xml:space="preserve">2A. Live Tools (Phase 1 — SHIPPED)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1200"/>
        <w:gridCol w:w="900"/>
        <w:gridCol w:w="1080"/>
      </w:tblGrid>
      <w:tr>
        <w:trPr>
          <w:tblHeader/>
        </w:trPr>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Tool</w:t>
            </w:r>
          </w:p>
        </w:tc>
        <w:tc>
          <w:tcPr>
            <w:tcW w:type="dxa" w:w="4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It Delivers</w:t>
            </w:r>
          </w:p>
        </w:tc>
        <w:tc>
          <w:tcPr>
            <w:tcW w:type="dxa" w:w="1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Free Tier</w:t>
            </w:r>
          </w:p>
        </w:tc>
        <w:tc>
          <w:tcPr>
            <w:tcW w:type="dxa" w:w="9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Paid Tier</w:t>
            </w:r>
          </w:p>
        </w:tc>
        <w:tc>
          <w:tcPr>
            <w:tcW w:type="dxa" w:w="1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Status</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 Denial Fighter</w:t>
            </w:r>
          </w:p>
        </w:tc>
        <w:tc>
          <w:tcPr>
            <w:tcW w:type="dxa" w:w="4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Analyzes denial reason → generates appeal letter citing real state + federal law → escalation path to state DOI complaint</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 letter/month</w:t>
            </w:r>
          </w:p>
        </w:tc>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Unlimited</w:t>
            </w:r>
          </w:p>
        </w:tc>
        <w:tc>
          <w:tcPr>
            <w:tcW w:type="dxa" w:w="1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LIVE ✔</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Medical Bill Dispute Tool</w:t>
            </w:r>
          </w:p>
        </w:tc>
        <w:tc>
          <w:tcPr>
            <w:tcW w:type="dxa" w:w="4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Guided wizard → identify error type → AI dispute letter → negotiation script → regulatory complaint template</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 letter/month</w:t>
            </w:r>
          </w:p>
        </w:tc>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Unlimited</w:t>
            </w:r>
          </w:p>
        </w:tc>
        <w:tc>
          <w:tcPr>
            <w:tcW w:type="dxa" w:w="1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LIVE ✔</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HIPAA Records Request</w:t>
            </w:r>
          </w:p>
        </w:tc>
        <w:tc>
          <w:tcPr>
            <w:tcW w:type="dxa" w:w="4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Generates HIPAA-compliant records request letter with deadline enforcement language</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 letter/month</w:t>
            </w:r>
          </w:p>
        </w:tc>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Unlimited</w:t>
            </w:r>
          </w:p>
        </w:tc>
        <w:tc>
          <w:tcPr>
            <w:tcW w:type="dxa" w:w="1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LIVE ✔</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 Decoder</w:t>
            </w:r>
          </w:p>
        </w:tc>
        <w:tc>
          <w:tcPr>
            <w:tcW w:type="dxa" w:w="4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Paste denial code → plain-language explanation → recommended next action → upgrade path</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Unlimited (free)</w:t>
            </w:r>
          </w:p>
        </w:tc>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N/A</w:t>
            </w:r>
          </w:p>
        </w:tc>
        <w:tc>
          <w:tcPr>
            <w:tcW w:type="dxa" w:w="1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LIVE ✔</w:t>
            </w:r>
          </w:p>
        </w:tc>
      </w:tr>
    </w:tbl>
    <w:p>
      <w:pPr>
        <w:spacing w:after="0" w:before="80"/>
      </w:pPr>
    </w:p>
    <w:p>
      <w:pPr>
        <w:pStyle w:val="Heading2"/>
        <w:spacing w:after="80" w:before="240"/>
      </w:pPr>
      <w:r>
        <w:rPr>
          <w:rFonts w:ascii="Arial" w:cs="Arial" w:eastAsia="Arial" w:hAnsi="Arial"/>
          <w:b/>
          <w:bCs/>
          <w:color w:val="1A1A1A"/>
          <w:sz w:val="26"/>
          <w:szCs w:val="26"/>
        </w:rPr>
        <w:t xml:space="preserve">2B. Phase 2 Tools (Signal 1 Gate)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3180"/>
      </w:tblGrid>
      <w:tr>
        <w:trPr>
          <w:tblHeader/>
        </w:trPr>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Tool</w:t>
            </w:r>
          </w:p>
        </w:tc>
        <w:tc>
          <w:tcPr>
            <w:tcW w:type="dxa" w:w="4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It Delivers</w:t>
            </w:r>
          </w:p>
        </w:tc>
        <w:tc>
          <w:tcPr>
            <w:tcW w:type="dxa" w:w="31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Unlock Condition</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Hospital Mode</w:t>
            </w:r>
          </w:p>
        </w:tc>
        <w:tc>
          <w:tcPr>
            <w:tcW w:type="dxa" w:w="4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Know your rights as a hospital patient — state-specific, real statutes</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Month 5</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Local Resource Connector</w:t>
            </w:r>
          </w:p>
        </w:tc>
        <w:tc>
          <w:tcPr>
            <w:tcW w:type="dxa" w:w="4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Always free. Names + numbers of local advocacy orgs, state agencies, ombudsman offices</w:t>
            </w:r>
          </w:p>
        </w:tc>
        <w:tc>
          <w:tcPr>
            <w:tcW w:type="dxa" w:w="3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 3 states at launch</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State Rights Summary</w:t>
            </w:r>
          </w:p>
        </w:tc>
        <w:tc>
          <w:tcPr>
            <w:tcW w:type="dxa" w:w="4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Plain-language rights by state for denial, billing, care facility issues</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1</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Report Abuse Intake</w:t>
            </w:r>
          </w:p>
        </w:tc>
        <w:tc>
          <w:tcPr>
            <w:tcW w:type="dxa" w:w="4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Guided nursing home / care facility concern intake</w:t>
            </w:r>
          </w:p>
        </w:tc>
        <w:tc>
          <w:tcPr>
            <w:tcW w:type="dxa" w:w="3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 after attorney mandated reporter clearance</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3. Phase Structure &amp; Signal Gates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5280"/>
      </w:tblGrid>
      <w:tr>
        <w:trPr>
          <w:tblHeader/>
        </w:trPr>
        <w:tc>
          <w:tcPr>
            <w:tcW w:type="dxa" w:w="1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Signal</w:t>
            </w:r>
          </w:p>
        </w:tc>
        <w:tc>
          <w:tcPr>
            <w:tcW w:type="dxa" w:w="3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Threshold</w:t>
            </w:r>
          </w:p>
        </w:tc>
        <w:tc>
          <w:tcPr>
            <w:tcW w:type="dxa" w:w="52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It Unlocks</w:t>
            </w:r>
          </w:p>
        </w:tc>
      </w:tr>
      <w:tr>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1</w:t>
            </w:r>
          </w:p>
        </w:tc>
        <w:tc>
          <w:tcPr>
            <w:tcW w:type="dxa" w:w="3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10,000 monthly visitors OR $1,000 MRR</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tools, attorney referral outreach, CMO + COO agents, MKT-01 product introduction, MKT-03 Growth Hacker, PRD-01 Feedback Synthesizer</w:t>
            </w:r>
          </w:p>
        </w:tc>
      </w:tr>
      <w:tr>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2</w:t>
            </w:r>
          </w:p>
        </w:tc>
        <w:tc>
          <w:tcPr>
            <w:tcW w:type="dxa" w:w="3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25,000 monthly visitors AND $5,000 MRR</w:t>
            </w:r>
          </w:p>
        </w:tc>
        <w:tc>
          <w:tcPr>
            <w:tcW w:type="dxa" w:w="5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3 growth mode, CSO + CPO agents, hospital mode expansion, MKT-02 SEO Growth Specialist</w:t>
            </w:r>
          </w:p>
        </w:tc>
      </w:tr>
      <w:tr>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3</w:t>
            </w:r>
          </w:p>
        </w:tc>
        <w:tc>
          <w:tcPr>
            <w:tcW w:type="dxa" w:w="3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40,000 monthly visitors</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Referral automation, fractional hire consideration</w:t>
            </w:r>
          </w:p>
        </w:tc>
      </w:tr>
      <w:tr>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4</w:t>
            </w:r>
          </w:p>
        </w:tc>
        <w:tc>
          <w:tcPr>
            <w:tcW w:type="dxa" w:w="3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65,000 monthly visitors AND $15,000 MRR</w:t>
            </w:r>
          </w:p>
        </w:tc>
        <w:tc>
          <w:tcPr>
            <w:tcW w:type="dxa" w:w="5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4 scale, B2B outreach, full agent stack</w:t>
            </w:r>
          </w:p>
        </w:tc>
      </w:tr>
      <w:tr>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5</w:t>
            </w:r>
          </w:p>
        </w:tc>
        <w:tc>
          <w:tcPr>
            <w:tcW w:type="dxa" w:w="3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110,000 monthly visitors</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5 expansion, B2B formal pipeline, VA hire</w:t>
            </w:r>
          </w:p>
        </w:tc>
      </w:tr>
      <w:tr>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6</w:t>
            </w:r>
          </w:p>
        </w:tc>
        <w:tc>
          <w:tcPr>
            <w:tcW w:type="dxa" w:w="3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175,000 monthly visitors</w:t>
            </w:r>
          </w:p>
        </w:tc>
        <w:tc>
          <w:tcPr>
            <w:tcW w:type="dxa" w:w="5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First full-time hire authorization assessment</w:t>
            </w:r>
          </w:p>
        </w:tc>
      </w:tr>
    </w:tbl>
    <w:p>
      <w:pPr>
        <w:spacing w:after="0" w:before="80"/>
      </w:pPr>
    </w:p>
    <w:p>
      <w:pPr>
        <w:pStyle w:val="Heading2"/>
        <w:spacing w:after="80" w:before="240"/>
      </w:pPr>
      <w:r>
        <w:rPr>
          <w:rFonts w:ascii="Arial" w:cs="Arial" w:eastAsia="Arial" w:hAnsi="Arial"/>
          <w:b/>
          <w:bCs/>
          <w:color w:val="1A1A1A"/>
          <w:sz w:val="26"/>
          <w:szCs w:val="26"/>
        </w:rPr>
        <w:t xml:space="preserve">Phase 2 Priorities — Current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4480"/>
      </w:tblGrid>
      <w:tr>
        <w:trPr>
          <w:tblHeader/>
        </w:trPr>
        <w:tc>
          <w:tcPr>
            <w:tcW w:type="dxa" w:w="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Priority</w:t>
            </w:r>
          </w:p>
        </w:tc>
        <w:tc>
          <w:tcPr>
            <w:tcW w:type="dxa" w:w="5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Item</w:t>
            </w:r>
          </w:p>
        </w:tc>
        <w:tc>
          <w:tcPr>
            <w:tcW w:type="dxa" w:w="44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Status</w:t>
            </w:r>
          </w:p>
        </w:tc>
      </w:tr>
      <w:tr>
        <w:tc>
          <w:tcPr>
            <w:tcW w:type="dxa" w:w="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w:t>
            </w:r>
          </w:p>
        </w:tc>
        <w:tc>
          <w:tcPr>
            <w:tcW w:type="dxa" w:w="5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Shared UI library (src/components/)</w:t>
            </w:r>
          </w:p>
        </w:tc>
        <w:tc>
          <w:tcPr>
            <w:tcW w:type="dxa" w:w="44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DONE ✔</w:t>
            </w:r>
          </w:p>
        </w:tc>
      </w:tr>
      <w:tr>
        <w:tc>
          <w:tcPr>
            <w:tcW w:type="dxa" w:w="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w:t>
            </w:r>
          </w:p>
        </w:tc>
        <w:tc>
          <w:tcPr>
            <w:tcW w:type="dxa" w:w="5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daily.js automation (Notion→Supabase sync)</w:t>
            </w:r>
          </w:p>
        </w:tc>
        <w:tc>
          <w:tcPr>
            <w:tcW w:type="dxa" w:w="44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DONE ✔</w:t>
            </w:r>
          </w:p>
        </w:tc>
      </w:tr>
      <w:tr>
        <w:tc>
          <w:tcPr>
            <w:tcW w:type="dxa" w:w="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w:t>
            </w:r>
          </w:p>
        </w:tc>
        <w:tc>
          <w:tcPr>
            <w:tcW w:type="dxa" w:w="5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Cost architecture — MA-COST-001</w:t>
            </w:r>
          </w:p>
        </w:tc>
        <w:tc>
          <w:tcPr>
            <w:tcW w:type="dxa" w:w="44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DONE ✔</w:t>
            </w:r>
          </w:p>
        </w:tc>
      </w:tr>
      <w:tr>
        <w:tc>
          <w:tcPr>
            <w:tcW w:type="dxa" w:w="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w:t>
            </w:r>
          </w:p>
        </w:tc>
        <w:tc>
          <w:tcPr>
            <w:tcW w:type="dxa" w:w="5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Install external agents: GEO-01/02/03, CNT-01 (MA-AGT-001)</w:t>
            </w:r>
          </w:p>
        </w:tc>
        <w:tc>
          <w:tcPr>
            <w:tcW w:type="dxa" w:w="44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 PROGRESS</w:t>
            </w:r>
          </w:p>
        </w:tc>
      </w:tr>
      <w:tr>
        <w:tc>
          <w:tcPr>
            <w:tcW w:type="dxa" w:w="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w:t>
            </w:r>
          </w:p>
        </w:tc>
        <w:tc>
          <w:tcPr>
            <w:tcW w:type="dxa" w:w="5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Scaffold /context_registry/ — 8 JSON files (MA-CTX-001)</w:t>
            </w:r>
          </w:p>
        </w:tc>
        <w:tc>
          <w:tcPr>
            <w:tcW w:type="dxa" w:w="44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 PROGRESS</w:t>
            </w:r>
          </w:p>
        </w:tc>
      </w:tr>
      <w:tr>
        <w:tc>
          <w:tcPr>
            <w:tcW w:type="dxa" w:w="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6</w:t>
            </w:r>
          </w:p>
        </w:tc>
        <w:tc>
          <w:tcPr>
            <w:tcW w:type="dxa" w:w="5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Deploy scrub_records migration + seed Story Bank (MA-SOC-002)</w:t>
            </w:r>
          </w:p>
        </w:tc>
        <w:tc>
          <w:tcPr>
            <w:tcW w:type="dxa" w:w="44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PENDING</w:t>
            </w:r>
          </w:p>
        </w:tc>
      </w:tr>
      <w:tr>
        <w:tc>
          <w:tcPr>
            <w:tcW w:type="dxa" w:w="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7</w:t>
            </w:r>
          </w:p>
        </w:tc>
        <w:tc>
          <w:tcPr>
            <w:tcW w:type="dxa" w:w="5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SEO content engine (target: 20 articles in 60 days, GEO-optimized)</w:t>
            </w:r>
          </w:p>
        </w:tc>
        <w:tc>
          <w:tcPr>
            <w:tcW w:type="dxa" w:w="44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PENDING</w:t>
            </w:r>
          </w:p>
        </w:tc>
      </w:tr>
      <w:tr>
        <w:tc>
          <w:tcPr>
            <w:tcW w:type="dxa" w:w="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8</w:t>
            </w:r>
          </w:p>
        </w:tc>
        <w:tc>
          <w:tcPr>
            <w:tcW w:type="dxa" w:w="5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Activate content-production-orchestrator pipeline</w:t>
            </w:r>
          </w:p>
        </w:tc>
        <w:tc>
          <w:tcPr>
            <w:tcW w:type="dxa" w:w="44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PENDING</w:t>
            </w:r>
          </w:p>
        </w:tc>
      </w:tr>
      <w:tr>
        <w:tc>
          <w:tcPr>
            <w:tcW w:type="dxa" w:w="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9</w:t>
            </w:r>
          </w:p>
        </w:tc>
        <w:tc>
          <w:tcPr>
            <w:tcW w:type="dxa" w:w="5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Beehiiv integration for newsletter capture</w:t>
            </w:r>
          </w:p>
        </w:tc>
        <w:tc>
          <w:tcPr>
            <w:tcW w:type="dxa" w:w="44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PENDING</w:t>
            </w:r>
          </w:p>
        </w:tc>
      </w:tr>
      <w:tr>
        <w:tc>
          <w:tcPr>
            <w:tcW w:type="dxa" w:w="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w:t>
            </w:r>
          </w:p>
        </w:tc>
        <w:tc>
          <w:tcPr>
            <w:tcW w:type="dxa" w:w="5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n8n automation setup (event routing, retention flows, budget alert webhooks)</w:t>
            </w:r>
          </w:p>
        </w:tc>
        <w:tc>
          <w:tcPr>
            <w:tcW w:type="dxa" w:w="44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PARKING LOT</w:t>
            </w:r>
          </w:p>
        </w:tc>
      </w:tr>
      <w:tr>
        <w:tc>
          <w:tcPr>
            <w:tcW w:type="dxa" w:w="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11</w:t>
            </w:r>
          </w:p>
        </w:tc>
        <w:tc>
          <w:tcPr>
            <w:tcW w:type="dxa" w:w="5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Landing page + /es Spanish page + custom domain</w:t>
            </w:r>
          </w:p>
        </w:tc>
        <w:tc>
          <w:tcPr>
            <w:tcW w:type="dxa" w:w="44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PENDING</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4. SEO Operating System</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SEO PRINCIPLE
Users searching for healthcare advocacy help are already experiencing a problem. The platform does not create demand — it captures existing search demand by providing structured solutions to specific healthcare problems. Every page should help a user understand a problem, take action, and move naturally into the appropriate tool.
GEO PRINCIPLE (added v21): Every page must be structured for both traditional and AI search. AI Overviews, ChatGPT citations, and Perplexity are now the first-click experience for healthcare queries. Citability scoring (GEO-01) is required before nurse review handoff on all content.</w:t>
            </w:r>
          </w:p>
        </w:tc>
      </w:tr>
    </w:tbl>
    <w:p>
      <w:pPr>
        <w:spacing w:after="0" w:before="80"/>
      </w:pPr>
    </w:p>
    <w:p>
      <w:pPr>
        <w:pStyle w:val="Heading2"/>
        <w:spacing w:after="80" w:before="240"/>
      </w:pPr>
      <w:r>
        <w:rPr>
          <w:rFonts w:ascii="Arial" w:cs="Arial" w:eastAsia="Arial" w:hAnsi="Arial"/>
          <w:b/>
          <w:bCs/>
          <w:color w:val="1A1A1A"/>
          <w:sz w:val="26"/>
          <w:szCs w:val="26"/>
        </w:rPr>
        <w:t xml:space="preserve">4A. Cluster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900"/>
        <w:gridCol w:w="1580"/>
      </w:tblGrid>
      <w:tr>
        <w:trPr>
          <w:tblHeader/>
        </w:trPr>
        <w:tc>
          <w:tcPr>
            <w:tcW w:type="dxa" w:w="2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Cluster</w:t>
            </w:r>
          </w:p>
        </w:tc>
        <w:tc>
          <w:tcPr>
            <w:tcW w:type="dxa" w:w="3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Pillar Page</w:t>
            </w:r>
          </w:p>
        </w:tc>
        <w:tc>
          <w:tcPr>
            <w:tcW w:type="dxa" w:w="29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Related Tool</w:t>
            </w:r>
          </w:p>
        </w:tc>
        <w:tc>
          <w:tcPr>
            <w:tcW w:type="dxa" w:w="15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Priority</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 Denials</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Appeal an Insurance Denial</w:t>
            </w:r>
          </w:p>
        </w:tc>
        <w:tc>
          <w:tcPr>
            <w:tcW w:type="dxa" w:w="2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 Denial Fighter + Denial Decoder</w:t>
            </w:r>
          </w:p>
        </w:tc>
        <w:tc>
          <w:tcPr>
            <w:tcW w:type="dxa" w:w="1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Medical Bills</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Dispute a Medical Bill</w:t>
            </w:r>
          </w:p>
        </w:tc>
        <w:tc>
          <w:tcPr>
            <w:tcW w:type="dxa" w:w="2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Medical Bill Dispute Tool</w:t>
            </w:r>
          </w:p>
        </w:tc>
        <w:tc>
          <w:tcPr>
            <w:tcW w:type="dxa" w:w="1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Abuse &amp; Reporting</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Report a Nursing Home or Care Facility Concern</w:t>
            </w:r>
          </w:p>
        </w:tc>
        <w:tc>
          <w:tcPr>
            <w:tcW w:type="dxa" w:w="2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Report Abuse Intake</w:t>
            </w:r>
          </w:p>
        </w:tc>
        <w:tc>
          <w:tcPr>
            <w:tcW w:type="dxa" w:w="1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Patient Rights</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Know Your Rights as a Hospital Patient</w:t>
            </w:r>
          </w:p>
        </w:tc>
        <w:tc>
          <w:tcPr>
            <w:tcW w:type="dxa" w:w="2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Hospital Mode</w:t>
            </w:r>
          </w:p>
        </w:tc>
        <w:tc>
          <w:tcPr>
            <w:tcW w:type="dxa" w:w="1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EOB &amp; Coverage</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Read an Explanation of Benefits</w:t>
            </w:r>
          </w:p>
        </w:tc>
        <w:tc>
          <w:tcPr>
            <w:tcW w:type="dxa" w:w="2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 Decoder</w:t>
            </w:r>
          </w:p>
        </w:tc>
        <w:tc>
          <w:tcPr>
            <w:tcW w:type="dxa" w:w="1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Complaints</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File a Complaint Against Your Insurer</w:t>
            </w:r>
          </w:p>
        </w:tc>
        <w:tc>
          <w:tcPr>
            <w:tcW w:type="dxa" w:w="2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State DOI routing</w:t>
            </w:r>
          </w:p>
        </w:tc>
        <w:tc>
          <w:tcPr>
            <w:tcW w:type="dxa" w:w="1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w:t>
            </w:r>
          </w:p>
        </w:tc>
      </w:tr>
    </w:tbl>
    <w:p>
      <w:pPr>
        <w:spacing w:after="0" w:before="80"/>
      </w:pPr>
    </w:p>
    <w:p>
      <w:pPr>
        <w:pStyle w:val="Heading2"/>
        <w:spacing w:after="80" w:before="240"/>
      </w:pPr>
      <w:r>
        <w:rPr>
          <w:rFonts w:ascii="Arial" w:cs="Arial" w:eastAsia="Arial" w:hAnsi="Arial"/>
          <w:b/>
          <w:bCs/>
          <w:color w:val="1A1A1A"/>
          <w:sz w:val="26"/>
          <w:szCs w:val="26"/>
        </w:rPr>
        <w:t xml:space="preserve">4B. Denial Code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5680"/>
      </w:tblGrid>
      <w:tr>
        <w:trPr>
          <w:tblHeader/>
        </w:trPr>
        <w:tc>
          <w:tcPr>
            <w:tcW w:type="dxa" w:w="1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Phase</w:t>
            </w:r>
          </w:p>
        </w:tc>
        <w:tc>
          <w:tcPr>
            <w:tcW w:type="dxa" w:w="3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Target</w:t>
            </w:r>
          </w:p>
        </w:tc>
        <w:tc>
          <w:tcPr>
            <w:tcW w:type="dxa" w:w="5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Action</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w:t>
            </w:r>
          </w:p>
        </w:tc>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 core articles + pillar pages</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Highest-intent problem pages only. GEO-01 citability score ≥70 required before publish.</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3+</w:t>
            </w:r>
          </w:p>
        </w:tc>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 denial code pages</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denial code database → 200 indexed SEO pages. GEO-03 structures each page.</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6+</w:t>
            </w:r>
          </w:p>
        </w:tc>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Cluster reinforcement</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Supporting pages, internal linking, refresh cycle begins.</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12+</w:t>
            </w:r>
          </w:p>
        </w:tc>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120+ total articles</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2x/week publishing cadence sustained. Context registry powers cluster linkage.</w:t>
            </w:r>
          </w:p>
        </w:tc>
      </w:tr>
    </w:tbl>
    <w:p>
      <w:pPr>
        <w:spacing w:after="0" w:before="80"/>
      </w:pPr>
    </w:p>
    <w:p>
      <w:pPr>
        <w:pStyle w:val="Heading2"/>
        <w:spacing w:after="80" w:before="240"/>
      </w:pPr>
      <w:r>
        <w:rPr>
          <w:rFonts w:ascii="Arial" w:cs="Arial" w:eastAsia="Arial" w:hAnsi="Arial"/>
          <w:b/>
          <w:bCs/>
          <w:color w:val="1A1A1A"/>
          <w:sz w:val="26"/>
          <w:szCs w:val="26"/>
        </w:rPr>
        <w:t xml:space="preserve">4C. 90-Day Publishing Queue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880"/>
      </w:tblGrid>
      <w:tr>
        <w:trPr>
          <w:tblHeader/>
        </w:trPr>
        <w:tc>
          <w:tcPr>
            <w:tcW w:type="dxa" w:w="1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Window</w:t>
            </w:r>
          </w:p>
        </w:tc>
        <w:tc>
          <w:tcPr>
            <w:tcW w:type="dxa" w:w="2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Primary Focus</w:t>
            </w:r>
          </w:p>
        </w:tc>
        <w:tc>
          <w:tcPr>
            <w:tcW w:type="dxa" w:w="58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Output</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Weeks 1–2</w:t>
            </w:r>
          </w:p>
        </w:tc>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core problems</w:t>
            </w:r>
          </w:p>
        </w:tc>
        <w:tc>
          <w:tcPr>
            <w:tcW w:type="dxa" w:w="58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Appeal an Insurance Denial, How to Dispute a Medical Bill, first denial-code wave</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Weeks 3–4</w:t>
            </w:r>
          </w:p>
        </w:tc>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Core support &amp; routing</w:t>
            </w:r>
          </w:p>
        </w:tc>
        <w:tc>
          <w:tcPr>
            <w:tcW w:type="dxa" w:w="58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Read an Insurance Denial Letter, How to Negotiate a Medical Bill, second denial-code wave</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Weeks 5–6</w:t>
            </w:r>
          </w:p>
        </w:tc>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Cluster reinforcement</w:t>
            </w:r>
          </w:p>
        </w:tc>
        <w:tc>
          <w:tcPr>
            <w:tcW w:type="dxa" w:w="58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Common Medical Billing Errors Explained, What Is an EOB?, third denial-code wave</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Weeks 7–8</w:t>
            </w:r>
          </w:p>
        </w:tc>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Safety &amp; reporting surface</w:t>
            </w:r>
          </w:p>
        </w:tc>
        <w:tc>
          <w:tcPr>
            <w:tcW w:type="dxa" w:w="58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How to Report a Nursing Home Concern, When to Contact an Ombudsman, fourth denial-code wave</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Weeks 9–10</w:t>
            </w:r>
          </w:p>
        </w:tc>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Rights expansion</w:t>
            </w:r>
          </w:p>
        </w:tc>
        <w:tc>
          <w:tcPr>
            <w:tcW w:type="dxa" w:w="58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Patient rights pages, state-specific content, fifth denial-code wave</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Weeks 11–12</w:t>
            </w:r>
          </w:p>
        </w:tc>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Consolidation</w:t>
            </w:r>
          </w:p>
        </w:tc>
        <w:tc>
          <w:tcPr>
            <w:tcW w:type="dxa" w:w="58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Internal link audit, refresh first articles, sixth denial-code wave, backlog buffer rebuilt</w:t>
            </w:r>
          </w:p>
        </w:tc>
      </w:tr>
    </w:tbl>
    <w:p>
      <w:pPr>
        <w:spacing w:after="0" w:before="80"/>
      </w:pPr>
    </w:p>
    <w:p>
      <w:pPr>
        <w:pStyle w:val="Heading2"/>
        <w:spacing w:after="80" w:before="240"/>
      </w:pPr>
      <w:r>
        <w:rPr>
          <w:rFonts w:ascii="Arial" w:cs="Arial" w:eastAsia="Arial" w:hAnsi="Arial"/>
          <w:b/>
          <w:bCs/>
          <w:color w:val="1A1A1A"/>
          <w:sz w:val="26"/>
          <w:szCs w:val="26"/>
        </w:rPr>
        <w:t xml:space="preserve">4D. Content Governance Framework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200"/>
        <w:gridCol w:w="188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Tier</w:t>
            </w:r>
          </w:p>
        </w:tc>
        <w:tc>
          <w:tcPr>
            <w:tcW w:type="dxa" w:w="3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Content Type</w:t>
            </w:r>
          </w:p>
        </w:tc>
        <w:tc>
          <w:tcPr>
            <w:tcW w:type="dxa" w:w="3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Review Requirement</w:t>
            </w:r>
          </w:p>
        </w:tc>
        <w:tc>
          <w:tcPr>
            <w:tcW w:type="dxa" w:w="18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Refresh Schedule</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Tier 1 — Critical</w:t>
            </w:r>
          </w:p>
        </w:tc>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Legal rights, appeal processes, complaint procedures</w:t>
            </w:r>
          </w:p>
        </w:tc>
        <w:tc>
          <w:tcPr>
            <w:tcW w:type="dxa" w:w="3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Attorney + nurse co-founder review. No exceptions.</w:t>
            </w:r>
          </w:p>
        </w:tc>
        <w:tc>
          <w:tcPr>
            <w:tcW w:type="dxa" w:w="18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Every 6 months or when law changes</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Tier 2 — High</w:t>
            </w:r>
          </w:p>
        </w:tc>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 code explanations, billing error guides</w:t>
            </w:r>
          </w:p>
        </w:tc>
        <w:tc>
          <w:tcPr>
            <w:tcW w:type="dxa" w:w="3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Nurse co-founder review + GEO-01 citability ≥70</w:t>
            </w:r>
          </w:p>
        </w:tc>
        <w:tc>
          <w:tcPr>
            <w:tcW w:type="dxa" w:w="18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Every 12 months</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Tier 3 — Standard</w:t>
            </w:r>
          </w:p>
        </w:tc>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General informational content, process guides</w:t>
            </w:r>
          </w:p>
        </w:tc>
        <w:tc>
          <w:tcPr>
            <w:tcW w:type="dxa" w:w="3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Founder YMYL checklist + GEO-03 structure check</w:t>
            </w:r>
          </w:p>
        </w:tc>
        <w:tc>
          <w:tcPr>
            <w:tcW w:type="dxa" w:w="18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Every 18 months</w:t>
            </w:r>
          </w:p>
        </w:tc>
      </w:tr>
    </w:tbl>
    <w:p>
      <w:pPr>
        <w:spacing w:after="0" w:before="80"/>
      </w:pPr>
    </w:p>
    <w:p>
      <w:pPr>
        <w:pStyle w:val="Heading2"/>
        <w:spacing w:after="80" w:before="240"/>
      </w:pPr>
      <w:r>
        <w:rPr>
          <w:rFonts w:ascii="Arial" w:cs="Arial" w:eastAsia="Arial" w:hAnsi="Arial"/>
          <w:b/>
          <w:bCs/>
          <w:color w:val="1A1A1A"/>
          <w:sz w:val="26"/>
          <w:szCs w:val="26"/>
        </w:rPr>
        <w:t xml:space="preserve">4H. GEO Agent Integration — MA-AGT-001 (NEW in v21)</w:t>
      </w:r>
    </w:p>
    <w:tbl>
      <w:tblPr>
        <w:tblW w:type="dxa" w:w="10080"/>
        <w:tblBorders>
          <w:top w:val="single" w:color="C17F24" w:sz="1"/>
          <w:left w:val="single" w:color="C17F24" w:sz="8"/>
          <w:bottom w:val="single" w:color="C17F24" w:sz="1"/>
          <w:right w:val="single" w:color="C17F24" w:sz="1"/>
          <w:insideH w:val="single" w:color="auto" w:sz="4"/>
          <w:insideV w:val="single" w:color="auto" w:sz="4"/>
        </w:tblBorders>
      </w:tblPr>
      <w:tblGrid>
        <w:gridCol w:w="10080"/>
      </w:tblGrid>
      <w:tr>
        <w:tc>
          <w:tcPr>
            <w:tcW w:type="dxa" w:w="10080"/>
            <w:shd w:fill="FFFCE6"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GEO DOCTRINE
AI search (ChatGPT, Perplexity, Google AI Overviews) is growing 527% faster than traditional organic in 2026. Every content piece must score ≥70/100 on citability before nurse review. Fixing AI-uncitable content post-index takes months. Getting it right pre-publish costs nothing.</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700"/>
        <w:gridCol w:w="1780"/>
      </w:tblGrid>
      <w:tr>
        <w:trPr>
          <w:tblHeader/>
        </w:trPr>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Agent</w:t>
            </w:r>
          </w:p>
        </w:tc>
        <w:tc>
          <w:tcPr>
            <w:tcW w:type="dxa" w:w="2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Trigger</w:t>
            </w:r>
          </w:p>
        </w:tc>
        <w:tc>
          <w:tcPr>
            <w:tcW w:type="dxa" w:w="37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Required Action</w:t>
            </w:r>
          </w:p>
        </w:tc>
        <w:tc>
          <w:tcPr>
            <w:tcW w:type="dxa" w:w="17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Gate</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GEO-01 — Content Architect</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Every article before nurse review</w:t>
            </w:r>
          </w:p>
        </w:tc>
        <w:tc>
          <w:tcPr>
            <w:tcW w:type="dxa" w:w="3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Run /geo citability. Score ≥70 required. Block if below — rewrite first.</w:t>
            </w:r>
          </w:p>
        </w:tc>
        <w:tc>
          <w:tcPr>
            <w:tcW w:type="dxa" w:w="17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Pre-nurse review</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GEO-02 — AI Visibility Foundation</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One-time at launch day</w:t>
            </w:r>
          </w:p>
        </w:tc>
        <w:tc>
          <w:tcPr>
            <w:tcW w:type="dxa" w:w="3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robots.txt → 14 AI crawlers permitted. llms.txt deployed. JSON-LD schema live. Core Web Vitals passing.</w:t>
            </w:r>
          </w:p>
        </w:tc>
        <w:tc>
          <w:tcPr>
            <w:tcW w:type="dxa" w:w="17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checklist</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GEO-03 — Denial-Code SEO Writer</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Every new denial code page</w:t>
            </w:r>
          </w:p>
        </w:tc>
        <w:tc>
          <w:tcPr>
            <w:tcW w:type="dxa" w:w="3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Apply GEO structure: direct-answer H1, self-contained blocks (134–167 words), FAQPage schema auto-generated.</w:t>
            </w:r>
          </w:p>
        </w:tc>
        <w:tc>
          <w:tcPr>
            <w:tcW w:type="dxa" w:w="17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Each content session</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CNT-01 — YMYL Compliance Writer</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Before nurse review handoff</w:t>
            </w:r>
          </w:p>
        </w:tc>
        <w:tc>
          <w:tcPr>
            <w:tcW w:type="dxa" w:w="3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Run AHP Step 0 (citation integrity). YMYL language audit. Flag prohibited determinations.</w:t>
            </w:r>
          </w:p>
        </w:tc>
        <w:tc>
          <w:tcPr>
            <w:tcW w:type="dxa" w:w="17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Pre-nurse review</w:t>
            </w:r>
          </w:p>
        </w:tc>
      </w:tr>
    </w:tbl>
    <w:p>
      <w:pPr>
        <w:spacing w:after="0" w:before="80"/>
      </w:pPr>
    </w:p>
    <w:p>
      <w:pPr>
        <w:pStyle w:val="Heading2"/>
        <w:spacing w:after="80" w:before="240"/>
      </w:pPr>
      <w:r>
        <w:rPr>
          <w:rFonts w:ascii="Arial" w:cs="Arial" w:eastAsia="Arial" w:hAnsi="Arial"/>
          <w:b/>
          <w:bCs/>
          <w:color w:val="1A1A1A"/>
          <w:sz w:val="26"/>
          <w:szCs w:val="26"/>
        </w:rPr>
        <w:t xml:space="preserve">4I. Patient Story Engine — MA-SOC-002 (NEW in v21)</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STORY DOCTRINE
Real patient stories convert because suffering is recognized as true. A person who just had their Humira denied watches a video that accurately describes their exact situation and thinks: 'someone understands what I'm going through.' That recognition is the conversion moment. AI-written scenarios cannot replicate it.</w:t>
            </w:r>
          </w:p>
        </w:tc>
      </w:tr>
    </w:tbl>
    <w:p>
      <w:pPr>
        <w:spacing w:after="0" w:before="60"/>
      </w:pPr>
    </w:p>
    <w:p>
      <w:pPr>
        <w:spacing w:after="80" w:before="60"/>
      </w:pPr>
      <w:r>
        <w:rPr>
          <w:rFonts w:ascii="Arial" w:cs="Arial" w:eastAsia="Arial" w:hAnsi="Arial"/>
          <w:color w:val="1A1A1A"/>
          <w:sz w:val="20"/>
          <w:szCs w:val="20"/>
        </w:rPr>
        <w:t xml:space="preserve">The Patient Story Engine runs two sourcing tracks (Submission Track — primary; Research Track — secondary) and produces YMYL-compliant, brand-voice-aligned 60–90 second video scripts for YouTube Shorts and Instagram Reels. Both founders remain anonymous. An AI actor character (English + Spanish) is the face of all video content.</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Gate</w:t>
            </w:r>
          </w:p>
        </w:tc>
        <w:tc>
          <w:tcPr>
            <w:tcW w:type="dxa" w:w="4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Unlock Signal</w:t>
            </w:r>
          </w:p>
        </w:tc>
        <w:tc>
          <w:tcPr>
            <w:tcW w:type="dxa" w:w="4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Unlocks</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 0 — Pre-launch</w:t>
            </w:r>
          </w:p>
        </w:tc>
        <w:tc>
          <w:tcPr>
            <w:tcW w:type="dxa" w:w="4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Platform tools live + first SEO article published</w:t>
            </w:r>
          </w:p>
        </w:tc>
        <w:tc>
          <w:tcPr>
            <w:tcW w:type="dxa" w:w="4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Bank begins. First video can be produced manually. (CURRENT STATE — ELIGIBLE)</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 1 — Month 3–5</w:t>
            </w:r>
          </w:p>
        </w:tc>
        <w:tc>
          <w:tcPr>
            <w:tcW w:type="dxa" w:w="4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 story videos on YouTube AND 10+ UTM-attributed tool clicks from Instagram/month</w:t>
            </w:r>
          </w:p>
        </w:tc>
        <w:tc>
          <w:tcPr>
            <w:tcW w:type="dxa" w:w="4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content added to Instagram Reels. Outcome Story pillar unlocked.</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 2 — Month 6–9</w:t>
            </w:r>
          </w:p>
        </w:tc>
        <w:tc>
          <w:tcPr>
            <w:tcW w:type="dxa" w:w="4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Any story video drives 50+ tool clicks AND 10+ submissions received</w:t>
            </w:r>
          </w:p>
        </w:tc>
        <w:tc>
          <w:tcPr>
            <w:tcW w:type="dxa" w:w="4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Submission track replaces Research Track as primary. Monthly cadence increases to 2/month.</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 3 — Month 9+</w:t>
            </w:r>
          </w:p>
        </w:tc>
        <w:tc>
          <w:tcPr>
            <w:tcW w:type="dxa" w:w="4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Spanish channel active AND 25+ stories in Story Bank</w:t>
            </w:r>
          </w:p>
        </w:tc>
        <w:tc>
          <w:tcPr>
            <w:tcW w:type="dxa" w:w="4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Spanish story video production. Story content informs B2B win-rate narrative.</w:t>
            </w:r>
          </w:p>
        </w:tc>
      </w:tr>
    </w:tbl>
    <w:p>
      <w:pPr>
        <w:spacing w:after="0" w:before="60"/>
      </w:pPr>
    </w:p>
    <w:p>
      <w:pPr>
        <w:spacing w:after="80" w:before="60"/>
      </w:pPr>
      <w:r>
        <w:rPr>
          <w:rFonts w:ascii="Arial" w:cs="Arial" w:eastAsia="Arial" w:hAnsi="Arial"/>
          <w:b/>
          <w:bCs/>
          <w:color w:val="1A1A1A"/>
          <w:sz w:val="20"/>
          <w:szCs w:val="20"/>
        </w:rPr>
        <w:t xml:space="preserve">Pre-Launch Actions Required (MA-SOC-002):</w:t>
      </w:r>
    </w:p>
    <w:p>
      <w:pPr>
        <w:pStyle w:val="ListParagraph"/>
        <w:numPr>
          <w:ilvl w:val="0"/>
          <w:numId w:val="2"/>
        </w:numPr>
        <w:spacing w:after="40" w:before="40"/>
      </w:pPr>
      <w:r>
        <w:rPr>
          <w:rFonts w:ascii="Arial" w:cs="Arial" w:eastAsia="Arial" w:hAnsi="Arial"/>
          <w:color w:val="1A1A1A"/>
          <w:sz w:val="20"/>
          <w:szCs w:val="20"/>
        </w:rPr>
        <w:t xml:space="preserve">Attorney review: Submission form consent language — add to existing pre-launch attorney review scope</w:t>
      </w:r>
    </w:p>
    <w:p>
      <w:pPr>
        <w:pStyle w:val="ListParagraph"/>
        <w:numPr>
          <w:ilvl w:val="0"/>
          <w:numId w:val="2"/>
        </w:numPr>
        <w:spacing w:after="40" w:before="40"/>
      </w:pPr>
      <w:r>
        <w:rPr>
          <w:rFonts w:ascii="Arial" w:cs="Arial" w:eastAsia="Arial" w:hAnsi="Arial"/>
          <w:color w:val="1A1A1A"/>
          <w:sz w:val="20"/>
          <w:szCs w:val="20"/>
        </w:rPr>
        <w:t xml:space="preserve">Supabase migration 016: Deploy scrub_records table (see Section 16 for schema)</w:t>
      </w:r>
    </w:p>
    <w:p>
      <w:pPr>
        <w:pStyle w:val="ListParagraph"/>
        <w:numPr>
          <w:ilvl w:val="0"/>
          <w:numId w:val="2"/>
        </w:numPr>
        <w:spacing w:after="40" w:before="40"/>
      </w:pPr>
      <w:r>
        <w:rPr>
          <w:rFonts w:ascii="Arial" w:cs="Arial" w:eastAsia="Arial" w:hAnsi="Arial"/>
          <w:color w:val="1A1A1A"/>
          <w:sz w:val="20"/>
          <w:szCs w:val="20"/>
        </w:rPr>
        <w:t xml:space="preserve">HeyGen avatar selection: Test 3 English + 3 Spanish candidates with same script</w:t>
      </w:r>
    </w:p>
    <w:p>
      <w:pPr>
        <w:pStyle w:val="ListParagraph"/>
        <w:numPr>
          <w:ilvl w:val="0"/>
          <w:numId w:val="2"/>
        </w:numPr>
        <w:spacing w:after="40" w:before="40"/>
      </w:pPr>
      <w:r>
        <w:rPr>
          <w:rFonts w:ascii="Arial" w:cs="Arial" w:eastAsia="Arial" w:hAnsi="Arial"/>
          <w:color w:val="1A1A1A"/>
          <w:sz w:val="20"/>
          <w:szCs w:val="20"/>
        </w:rPr>
        <w:t xml:space="preserve">YMYL system prompt: Update Claude API script generation prompt with story-specific prohibitions</w:t>
      </w:r>
    </w:p>
    <w:p>
      <w:pPr>
        <w:pStyle w:val="ListParagraph"/>
        <w:numPr>
          <w:ilvl w:val="0"/>
          <w:numId w:val="2"/>
        </w:numPr>
        <w:spacing w:after="40" w:before="40"/>
      </w:pPr>
      <w:r>
        <w:rPr>
          <w:rFonts w:ascii="Arial" w:cs="Arial" w:eastAsia="Arial" w:hAnsi="Arial"/>
          <w:color w:val="1A1A1A"/>
          <w:sz w:val="20"/>
          <w:szCs w:val="20"/>
        </w:rPr>
        <w:t xml:space="preserve">Nurse co-founder briefing: Review flagging criteria. Establish 24h async review protocol</w:t>
      </w:r>
    </w:p>
    <w:p>
      <w:pPr>
        <w:pStyle w:val="ListParagraph"/>
        <w:numPr>
          <w:ilvl w:val="0"/>
          <w:numId w:val="2"/>
        </w:numPr>
        <w:spacing w:after="40" w:before="40"/>
      </w:pPr>
      <w:r>
        <w:rPr>
          <w:rFonts w:ascii="Arial" w:cs="Arial" w:eastAsia="Arial" w:hAnsi="Arial"/>
          <w:color w:val="1A1A1A"/>
          <w:sz w:val="20"/>
          <w:szCs w:val="20"/>
        </w:rPr>
        <w:t xml:space="preserve">Seed Story Bank: Source, scrub, and approve first 3 stories before Month 3 YouTube launch</w:t>
      </w:r>
    </w:p>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5. Pricing, Freemium Structure &amp; Tiers</w:t>
      </w:r>
    </w:p>
    <w:p>
      <w:pPr>
        <w:pStyle w:val="Heading2"/>
        <w:spacing w:after="80" w:before="240"/>
      </w:pPr>
      <w:r>
        <w:rPr>
          <w:rFonts w:ascii="Arial" w:cs="Arial" w:eastAsia="Arial" w:hAnsi="Arial"/>
          <w:b/>
          <w:bCs/>
          <w:color w:val="1A1A1A"/>
          <w:sz w:val="26"/>
          <w:szCs w:val="26"/>
        </w:rPr>
        <w:t xml:space="preserve">5A. Founding Advocate Offer</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FOUNDING ADVOCATE — $34/year — FIRST 250 SUBSCRIBERS
$34/year for the first 250 subscribers. 12-month price lock. Converts to $55/yr at renewal. Permanently grandfathered — advocates who stay pay $55/yr forever, not the prevailing rate.</w:t>
            </w:r>
          </w:p>
        </w:tc>
      </w:tr>
    </w:tbl>
    <w:p>
      <w:pPr>
        <w:spacing w:after="0" w:before="80"/>
      </w:pPr>
    </w:p>
    <w:p>
      <w:pPr>
        <w:pStyle w:val="Heading2"/>
        <w:spacing w:after="80" w:before="240"/>
      </w:pPr>
      <w:r>
        <w:rPr>
          <w:rFonts w:ascii="Arial" w:cs="Arial" w:eastAsia="Arial" w:hAnsi="Arial"/>
          <w:b/>
          <w:bCs/>
          <w:color w:val="1A1A1A"/>
          <w:sz w:val="26"/>
          <w:szCs w:val="26"/>
        </w:rPr>
        <w:t xml:space="preserve">5B. Pricing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600"/>
        <w:gridCol w:w="2080"/>
      </w:tblGrid>
      <w:tr>
        <w:trPr>
          <w:tblHeader/>
        </w:trPr>
        <w:tc>
          <w:tcPr>
            <w:tcW w:type="dxa" w:w="1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Tier</w:t>
            </w:r>
          </w:p>
        </w:tc>
        <w:tc>
          <w:tcPr>
            <w:tcW w:type="dxa" w:w="1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Price</w:t>
            </w:r>
          </w:p>
        </w:tc>
        <w:tc>
          <w:tcPr>
            <w:tcW w:type="dxa" w:w="1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Target User</w:t>
            </w:r>
          </w:p>
        </w:tc>
        <w:tc>
          <w:tcPr>
            <w:tcW w:type="dxa" w:w="2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 Features</w:t>
            </w:r>
          </w:p>
        </w:tc>
        <w:tc>
          <w:tcPr>
            <w:tcW w:type="dxa" w:w="2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Founding Advocate</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$34/yr (Year 1) → $55/yr</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First 250 subs</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platform features</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12-month price lock. Cap at 250.</w:t>
            </w:r>
          </w:p>
        </w:tc>
      </w:tr>
      <w:tr>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Advocate Builder</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$21/quarter intro</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Budget-conscious early adopters</w:t>
            </w:r>
          </w:p>
        </w:tc>
        <w:tc>
          <w:tcPr>
            <w:tcW w:type="dxa" w:w="2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platform features</w:t>
            </w:r>
          </w:p>
        </w:tc>
        <w:tc>
          <w:tcPr>
            <w:tcW w:type="dxa" w:w="2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Migrates to $8/mo or $55/yr after first quarter.</w:t>
            </w:r>
          </w:p>
        </w:tc>
      </w:tr>
      <w:tr>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Basic (Monthly)</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$8/mo</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standard tier</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Unlimited letters, all tools</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Primary conversion target at launch.</w:t>
            </w:r>
          </w:p>
        </w:tc>
      </w:tr>
      <w:tr>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Standard (Month 9+)</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$13/mo</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Post-price-increase new subs</w:t>
            </w:r>
          </w:p>
        </w:tc>
        <w:tc>
          <w:tcPr>
            <w:tcW w:type="dxa" w:w="2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Basic + Hospital Mode</w:t>
            </w:r>
          </w:p>
        </w:tc>
        <w:tc>
          <w:tcPr>
            <w:tcW w:type="dxa" w:w="2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Price increase at Month 9 for new subs only.</w:t>
            </w:r>
          </w:p>
        </w:tc>
      </w:tr>
      <w:tr>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Premium (Phase 4)</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$21/mo</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Power users, native app tier</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features + native app + priority support</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4 launch.</w:t>
            </w:r>
          </w:p>
        </w:tc>
      </w:tr>
      <w:tr>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Annual Standard</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$55/yr</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Committed annual subscribers</w:t>
            </w:r>
          </w:p>
        </w:tc>
        <w:tc>
          <w:tcPr>
            <w:tcW w:type="dxa" w:w="2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monthly features</w:t>
            </w:r>
          </w:p>
        </w:tc>
        <w:tc>
          <w:tcPr>
            <w:tcW w:type="dxa" w:w="2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Ratio to $8/mo validates commitment discount.</w:t>
            </w:r>
          </w:p>
        </w:tc>
      </w:tr>
      <w:tr>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Annual Premium</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$89/yr</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Premium annual tier</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Premium features annually</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4+.</w:t>
            </w:r>
          </w:p>
        </w:tc>
      </w:tr>
      <w:tr>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Single Letter</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$13 one-time</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Free users needing 2nd letter</w:t>
            </w:r>
          </w:p>
        </w:tc>
        <w:tc>
          <w:tcPr>
            <w:tcW w:type="dxa" w:w="2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One additional letter, same quality</w:t>
            </w:r>
          </w:p>
        </w:tc>
        <w:tc>
          <w:tcPr>
            <w:tcW w:type="dxa" w:w="2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Stripe one-time Payment product.</w:t>
            </w:r>
          </w:p>
        </w:tc>
      </w:tr>
      <w:tr>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Free</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Trial + permanent free users</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 letter/month, Denial Decoder, crisis resources</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Never paywalled for crisis resources.</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6. Revenue Streams &amp; Projections</w:t>
      </w:r>
    </w:p>
    <w:p>
      <w:pPr>
        <w:spacing w:after="80" w:before="60"/>
      </w:pPr>
      <w:r>
        <w:rPr>
          <w:rFonts w:ascii="Arial" w:cs="Arial" w:eastAsia="Arial" w:hAnsi="Arial"/>
          <w:color w:val="1A1A1A"/>
          <w:sz w:val="20"/>
          <w:szCs w:val="20"/>
        </w:rPr>
        <w:t xml:space="preserve">Three revenue streams. Subscriptions provide the operational foundation. Attorney referrals are the second pillar. B2B licensing is the long-term transformative upside. Per-case revenue ($13 single letters) fills the free-to-subscription conversion gap. Target mature revenue mix: ~60% subscriptions / ~30% referrals / ~10% B2B.</w:t>
      </w:r>
    </w:p>
    <w:p>
      <w:pPr>
        <w:spacing w:after="0" w:before="80"/>
      </w:pPr>
    </w:p>
    <w:p>
      <w:pPr>
        <w:pStyle w:val="Heading2"/>
        <w:spacing w:after="80" w:before="240"/>
      </w:pPr>
      <w:r>
        <w:rPr>
          <w:rFonts w:ascii="Arial" w:cs="Arial" w:eastAsia="Arial" w:hAnsi="Arial"/>
          <w:b/>
          <w:bCs/>
          <w:color w:val="1A1A1A"/>
          <w:sz w:val="26"/>
          <w:szCs w:val="26"/>
        </w:rPr>
        <w:t xml:space="preserve">6A. Subscription Revenue — Projections v16</w:t>
      </w:r>
    </w:p>
    <w:tbl>
      <w:tblPr>
        <w:tblW w:type="dxa" w:w="10080"/>
        <w:tblBorders>
          <w:top w:val="single" w:color="C17F24" w:sz="1"/>
          <w:left w:val="single" w:color="C17F24" w:sz="8"/>
          <w:bottom w:val="single" w:color="C17F24" w:sz="1"/>
          <w:right w:val="single" w:color="C17F24" w:sz="1"/>
          <w:insideH w:val="single" w:color="auto" w:sz="4"/>
          <w:insideV w:val="single" w:color="auto" w:sz="4"/>
        </w:tblBorders>
      </w:tblPr>
      <w:tblGrid>
        <w:gridCol w:w="10080"/>
      </w:tblGrid>
      <w:tr>
        <w:tc>
          <w:tcPr>
            <w:tcW w:type="dxa" w:w="10080"/>
            <w:shd w:fill="FFFCE6"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PROJECTIONS v15 NOTE
Projections v16 adds two new revenue layers to the model. (1) YouTube Revenue (§6D) — separate EN and ES channel models: primary = subscription conversion uplift from YouTube-attributed traffic; secondary = AdSense post-YPP eligibility ($8–15 CPM healthcare). ES channel launches Month 9 via HeyGen auto-translate at 60% of EN output. (2) Instagram Revenue (§6E) — direct conversions at follower milestones (linked from bio); indirect = 0.3–0.8pp conversion rate uplift on existing SEO traffic from brand familiarity effect. Combined tool cost for the video production pipeline = $66/month (HeyGen $24 + ElevenLabs $22 + Claude API ~$15 + Whisper ~$5). These are secondary (YouTube AdSense) and tertiary (Instagram direct) streams; the subscription funnel remains the primary revenue model. The v15 growth variables remain: (1) GEO agent +20–25% SEO compound velocity; (2) Story Engine ~50–300 incremental tool visits/month from Month 3–4; (3) Context registry 3–5x content production velocity.</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800"/>
        <w:gridCol w:w="2000"/>
        <w:gridCol w:w="2180"/>
      </w:tblGrid>
      <w:tr>
        <w:trPr>
          <w:tblHeader/>
        </w:trPr>
        <w:tc>
          <w:tcPr>
            <w:tcW w:type="dxa" w:w="2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Period (Expected)</w:t>
            </w:r>
          </w:p>
        </w:tc>
        <w:tc>
          <w:tcPr>
            <w:tcW w:type="dxa" w:w="19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Monthly Visitors</w:t>
            </w:r>
          </w:p>
        </w:tc>
        <w:tc>
          <w:tcPr>
            <w:tcW w:type="dxa" w:w="1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Paying Subs</w:t>
            </w:r>
          </w:p>
        </w:tc>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Est. MRR</w:t>
            </w:r>
          </w:p>
        </w:tc>
        <w:tc>
          <w:tcPr>
            <w:tcW w:type="dxa" w:w="21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 Driver</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Months 1–3</w:t>
            </w:r>
          </w:p>
        </w:tc>
        <w:tc>
          <w:tcPr>
            <w:tcW w:type="dxa" w:w="1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0–500</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0–20 (incl. FA + Builder)</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$0–$2,100</w:t>
            </w:r>
          </w:p>
        </w:tc>
        <w:tc>
          <w:tcPr>
            <w:tcW w:type="dxa" w:w="2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Build, seed, beta. FA cohort + Builder intro tier open.</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Months 4–6</w:t>
            </w:r>
          </w:p>
        </w:tc>
        <w:tc>
          <w:tcPr>
            <w:tcW w:type="dxa" w:w="1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500–4,000</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20–120</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$100–$960</w:t>
            </w:r>
          </w:p>
        </w:tc>
        <w:tc>
          <w:tcPr>
            <w:tcW w:type="dxa" w:w="2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GEO-optimized content indexing. AI search citation begins. Story engine Gate 0 active.</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Months 7–9</w:t>
            </w:r>
          </w:p>
        </w:tc>
        <w:tc>
          <w:tcPr>
            <w:tcW w:type="dxa" w:w="1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4,000–9,000</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120–220</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$960–$2,000</w:t>
            </w:r>
          </w:p>
        </w:tc>
        <w:tc>
          <w:tcPr>
            <w:tcW w:type="dxa" w:w="2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SEO compounding with AI citations. Story videos publishing. $13/mo price increase at Month 9.</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Months 10–12</w:t>
            </w:r>
          </w:p>
        </w:tc>
        <w:tc>
          <w:tcPr>
            <w:tcW w:type="dxa" w:w="1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9,000–20,000</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220–440</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$2,000–$4,400</w:t>
            </w:r>
          </w:p>
        </w:tc>
        <w:tc>
          <w:tcPr>
            <w:tcW w:type="dxa" w:w="2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Blended ARPU ~$9.50 during grandfathering. GEO citation in AI Overviews contributing. Story Gate 2 possible.</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Months 13–18</w:t>
            </w:r>
          </w:p>
        </w:tc>
        <w:tc>
          <w:tcPr>
            <w:tcW w:type="dxa" w:w="1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20,000–80,000</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440–1,300</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$4,400–$16,000</w:t>
            </w:r>
          </w:p>
        </w:tc>
        <w:tc>
          <w:tcPr>
            <w:tcW w:type="dxa" w:w="2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Referral revenue contributing. B2B conversations beginning. Context registry powering 200+ denial code pages.</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Months 19–24</w:t>
            </w:r>
          </w:p>
        </w:tc>
        <w:tc>
          <w:tcPr>
            <w:tcW w:type="dxa" w:w="1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80,000–160,000</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1,300–2,700</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$16,000–$38,000</w:t>
            </w:r>
          </w:p>
        </w:tc>
        <w:tc>
          <w:tcPr>
            <w:tcW w:type="dxa" w:w="2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Authority platform. B2B inbound. Native app funding accumulating. Story engine driving measurable subscription lift.</w:t>
            </w:r>
          </w:p>
        </w:tc>
      </w:tr>
    </w:tbl>
    <w:p>
      <w:pPr>
        <w:spacing w:after="0" w:before="60"/>
      </w:pPr>
    </w:p>
    <w:p>
      <w:pPr>
        <w:spacing w:after="80" w:before="60"/>
      </w:pPr>
      <w:r>
        <w:rPr>
          <w:rFonts w:ascii="Arial" w:cs="Arial" w:eastAsia="Arial" w:hAnsi="Arial"/>
          <w:color w:val="1A1A1A"/>
          <w:sz w:val="20"/>
          <w:szCs w:val="20"/>
        </w:rPr>
        <w:t xml:space="preserve">Per-case revenue (v19 addition, unchanged): At Expected M12, per-case adds approximately $130–$160/month. At Expected M36, per-case adds approximately $2,000–$2,400/month. Free letter API costs tracked separately: approximately $22/month at Expected M12.</w:t>
      </w:r>
    </w:p>
    <w:p>
      <w:pPr>
        <w:spacing w:after="0" w:before="80"/>
      </w:pPr>
    </w:p>
    <w:p>
      <w:pPr>
        <w:pStyle w:val="Heading2"/>
        <w:spacing w:after="80" w:before="240"/>
      </w:pPr>
      <w:r>
        <w:rPr>
          <w:rFonts w:ascii="Arial" w:cs="Arial" w:eastAsia="Arial" w:hAnsi="Arial"/>
          <w:b/>
          <w:bCs/>
          <w:color w:val="1A1A1A"/>
          <w:sz w:val="26"/>
          <w:szCs w:val="26"/>
        </w:rPr>
        <w:t xml:space="preserve">6B. Attorney Referral Revenue</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REFERRAL GATE
Referral program activates at Month 6 (Signal 1: 10,000 monthly visitors). Requires formal attorney vetting using the 5-point checklist. Attorney referral data requires a formal addendum — privacy architecture requires this before any referral data is transmitted.</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500"/>
        <w:gridCol w:w="1700"/>
        <w:gridCol w:w="1580"/>
      </w:tblGrid>
      <w:tr>
        <w:trPr>
          <w:tblHeader/>
        </w:trPr>
        <w:tc>
          <w:tcPr>
            <w:tcW w:type="dxa" w:w="2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Referral Segment</w:t>
            </w:r>
          </w:p>
        </w:tc>
        <w:tc>
          <w:tcPr>
            <w:tcW w:type="dxa" w:w="2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Case Type</w:t>
            </w:r>
          </w:p>
        </w:tc>
        <w:tc>
          <w:tcPr>
            <w:tcW w:type="dxa" w:w="1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Avg Fee</w:t>
            </w:r>
          </w:p>
        </w:tc>
        <w:tc>
          <w:tcPr>
            <w:tcW w:type="dxa" w:w="17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Referral Rate</w:t>
            </w:r>
          </w:p>
        </w:tc>
        <w:tc>
          <w:tcPr>
            <w:tcW w:type="dxa" w:w="15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Est. Commission</w:t>
            </w:r>
          </w:p>
        </w:tc>
      </w:tr>
      <w:tr>
        <w:tc>
          <w:tcPr>
            <w:tcW w:type="dxa" w:w="2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 Bad Faith</w:t>
            </w:r>
          </w:p>
        </w:tc>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Coverage denial, bad faith claims</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$3,000–$8,000</w:t>
            </w:r>
          </w:p>
        </w:tc>
        <w:tc>
          <w:tcPr>
            <w:tcW w:type="dxa" w:w="1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25–30% of fee</w:t>
            </w:r>
          </w:p>
        </w:tc>
        <w:tc>
          <w:tcPr>
            <w:tcW w:type="dxa" w:w="1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$750–$2,400 per case</w:t>
            </w:r>
          </w:p>
        </w:tc>
      </w:tr>
      <w:tr>
        <w:tc>
          <w:tcPr>
            <w:tcW w:type="dxa" w:w="2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Medical Billing Disputes</w:t>
            </w:r>
          </w:p>
        </w:tc>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Large balance billing, billing fraud</w:t>
            </w:r>
          </w:p>
        </w:tc>
        <w:tc>
          <w:tcPr>
            <w:tcW w:type="dxa" w:w="1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$1,500–$4,000</w:t>
            </w:r>
          </w:p>
        </w:tc>
        <w:tc>
          <w:tcPr>
            <w:tcW w:type="dxa" w:w="1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20–25% of fee</w:t>
            </w:r>
          </w:p>
        </w:tc>
        <w:tc>
          <w:tcPr>
            <w:tcW w:type="dxa" w:w="1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$300–$1,000 per case</w:t>
            </w:r>
          </w:p>
        </w:tc>
      </w:tr>
      <w:tr>
        <w:tc>
          <w:tcPr>
            <w:tcW w:type="dxa" w:w="2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Nursing Home Cases</w:t>
            </w:r>
          </w:p>
        </w:tc>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Abuse, neglect, wrongful discharge</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$5,000–$20,000</w:t>
            </w:r>
          </w:p>
        </w:tc>
        <w:tc>
          <w:tcPr>
            <w:tcW w:type="dxa" w:w="17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10–15% of fee</w:t>
            </w:r>
          </w:p>
        </w:tc>
        <w:tc>
          <w:tcPr>
            <w:tcW w:type="dxa" w:w="1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$500–$3,000 per case</w:t>
            </w:r>
          </w:p>
        </w:tc>
      </w:tr>
      <w:tr>
        <w:tc>
          <w:tcPr>
            <w:tcW w:type="dxa" w:w="2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General Consumer Rights</w:t>
            </w:r>
          </w:p>
        </w:tc>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ERISA violations, appeals</w:t>
            </w:r>
          </w:p>
        </w:tc>
        <w:tc>
          <w:tcPr>
            <w:tcW w:type="dxa" w:w="1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$2,000–$5,000</w:t>
            </w:r>
          </w:p>
        </w:tc>
        <w:tc>
          <w:tcPr>
            <w:tcW w:type="dxa" w:w="17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15–20% of fee</w:t>
            </w:r>
          </w:p>
        </w:tc>
        <w:tc>
          <w:tcPr>
            <w:tcW w:type="dxa" w:w="1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$300–$1,000 per case</w:t>
            </w:r>
          </w:p>
        </w:tc>
      </w:tr>
    </w:tbl>
    <w:p>
      <w:pPr>
        <w:spacing w:after="0" w:before="80"/>
      </w:pPr>
    </w:p>
    <w:p>
      <w:pPr>
        <w:pStyle w:val="Heading2"/>
        <w:spacing w:after="80" w:before="240"/>
      </w:pPr>
      <w:r>
        <w:rPr>
          <w:rFonts w:ascii="Arial" w:cs="Arial" w:eastAsia="Arial" w:hAnsi="Arial"/>
          <w:b/>
          <w:bCs/>
          <w:color w:val="1A1A1A"/>
          <w:sz w:val="26"/>
          <w:szCs w:val="26"/>
        </w:rPr>
        <w:t xml:space="preserve">6C. B2B Licensing</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B2B GATE
B2B outreach activates at Signal 5 (110,000 monthly visitors). Earlier inbound interest can be noted but not pursued until this gate.</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500"/>
        <w:gridCol w:w="3580"/>
      </w:tblGrid>
      <w:tr>
        <w:trPr>
          <w:tblHeader/>
        </w:trPr>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B2B Segment</w:t>
            </w:r>
          </w:p>
        </w:tc>
        <w:tc>
          <w:tcPr>
            <w:tcW w:type="dxa" w:w="2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Pricing Model</w:t>
            </w:r>
          </w:p>
        </w:tc>
        <w:tc>
          <w:tcPr>
            <w:tcW w:type="dxa" w:w="1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Unlock Gate</w:t>
            </w:r>
          </w:p>
        </w:tc>
        <w:tc>
          <w:tcPr>
            <w:tcW w:type="dxa" w:w="35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Union HR Partnerships</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$500–$2,000/mo per union chapter</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5</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Frame as member benefit. HR director is the buyer.</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Patient Advocacy Orgs</w:t>
            </w:r>
          </w:p>
        </w:tc>
        <w:tc>
          <w:tcPr>
            <w:tcW w:type="dxa" w:w="2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$200–$500/mo white-label access</w:t>
            </w:r>
          </w:p>
        </w:tc>
        <w:tc>
          <w:tcPr>
            <w:tcW w:type="dxa" w:w="1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4</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Authority partnerships first — leads into B2B.</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Employer Wellness</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$1,000–$5,000/mo per employer</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5</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Long sales cycle. Signal 5 gate required.</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6D. YouTube Revenue — EN + ES Channels (MA-YT-001)</w:t>
      </w:r>
    </w:p>
    <w:p>
      <w:pPr>
        <w:spacing w:after="80" w:before="60"/>
      </w:pPr>
      <w:r>
        <w:rPr>
          <w:rFonts w:ascii="Arial" w:cs="Arial" w:eastAsia="Arial" w:hAnsi="Arial"/>
          <w:color w:val="1A1A1A"/>
          <w:sz w:val="20"/>
          <w:szCs w:val="20"/>
        </w:rPr>
        <w:t xml:space="preserve">YouTube is a secondary revenue layer, not a primary channel. Revenue flows through two mechanisms: (1) subscription conversion uplift from YouTube-attributed traffic — users who discover MyAdvocate via YouTube and convert to paid subscribers; (2) AdSense post-YPP, which activates once the channel crosses 1,000 subscribers + 4,000 watch hours OR 10M Shorts views in 90 days. YPP eligibility is projected Month 12–15. Healthcare CPM: $8–15. The Spanish channel launches Month 9 via HeyGen auto-translate and contributes 60% of English output initially. The all-in video production tool cost is $66/month (HeyGen $24 + ElevenLabs $22 + Claude API ~$15 + Whisper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660"/>
        <w:gridCol w:w="2660"/>
        <w:gridCol w:w="276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Phase</w:t>
            </w:r>
          </w:p>
        </w:tc>
        <w:tc>
          <w:tcPr>
            <w:tcW w:type="dxa" w:w="266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EN Channel Activity</w:t>
            </w:r>
          </w:p>
        </w:tc>
        <w:tc>
          <w:tcPr>
            <w:tcW w:type="dxa" w:w="266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ES Channel Activity</w:t>
            </w:r>
          </w:p>
        </w:tc>
        <w:tc>
          <w:tcPr>
            <w:tcW w:type="dxa" w:w="276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Revenue Stream</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M3–5</w:t>
            </w:r>
          </w:p>
        </w:tc>
        <w:tc>
          <w:tcPr>
            <w:tcW w:type="dxa" w:w="266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 Short/week. Channel building. No revenue.</w:t>
            </w:r>
          </w:p>
        </w:tc>
        <w:tc>
          <w:tcPr>
            <w:tcW w:type="dxa" w:w="266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Not launched</w:t>
            </w:r>
          </w:p>
        </w:tc>
        <w:tc>
          <w:tcPr>
            <w:tcW w:type="dxa" w:w="276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 (audience-building phase)</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M6–8</w:t>
            </w:r>
          </w:p>
        </w:tc>
        <w:tc>
          <w:tcPr>
            <w:tcW w:type="dxa" w:w="266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2–3 Shorts + 1 long-form/month. YPP watch-time accumulation.</w:t>
            </w:r>
          </w:p>
        </w:tc>
        <w:tc>
          <w:tcPr>
            <w:tcW w:type="dxa" w:w="266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Not launched</w:t>
            </w:r>
          </w:p>
        </w:tc>
        <w:tc>
          <w:tcPr>
            <w:tcW w:type="dxa" w:w="276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 direct; indirect subscription uplift begins as EN audience builds</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M9–11</w:t>
            </w:r>
          </w:p>
        </w:tc>
        <w:tc>
          <w:tcPr>
            <w:tcW w:type="dxa" w:w="266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3–4 Shorts + 2 long-form/month. YPP application submitted.</w:t>
            </w:r>
          </w:p>
        </w:tc>
        <w:tc>
          <w:tcPr>
            <w:tcW w:type="dxa" w:w="266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(M9). HeyGen auto-translate. 60% of EN output. Separate channel.</w:t>
            </w:r>
          </w:p>
        </w:tc>
        <w:tc>
          <w:tcPr>
            <w:tcW w:type="dxa" w:w="276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Subscription conversion uplift from EN YouTube traffic; ES audience-building phase</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M12–15</w:t>
            </w:r>
          </w:p>
        </w:tc>
        <w:tc>
          <w:tcPr>
            <w:tcW w:type="dxa" w:w="266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4–5 Shorts + 2–3 long-form/month. YPP approved. AdSense active.</w:t>
            </w:r>
          </w:p>
        </w:tc>
        <w:tc>
          <w:tcPr>
            <w:tcW w:type="dxa" w:w="266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Scale with EN. YPP eligibility M14–18 on ES channel (separate application).</w:t>
            </w:r>
          </w:p>
        </w:tc>
        <w:tc>
          <w:tcPr>
            <w:tcW w:type="dxa" w:w="276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 AdSense: $8–15 CPM healthcare. ~5–6 extra paid subs nets tool cost. Gross AdSense estimate at low traffic: $40–150/month EN channel.</w:t>
            </w:r>
          </w:p>
        </w:tc>
      </w:tr>
    </w:tbl>
    <w:p>
      <w:pPr>
        <w:spacing w:after="80" w:before="120"/>
      </w:pPr>
      <w:r>
        <w:rPr>
          <w:rFonts w:ascii="Arial" w:cs="Arial" w:eastAsia="Arial" w:hAnsi="Arial"/>
          <w:color w:val="1A1A1A"/>
          <w:sz w:val="20"/>
          <w:szCs w:val="20"/>
        </w:rPr>
        <w:t xml:space="preserve">Revenue model note: AdSense is not the primary YouTube revenue mechanism. The primary YouTube contribution is subscription conversion uplift — YouTube viewers who subsequently become paid subscribers are conservatively estimated at 0.15% base conversion on YouTube-attributed tool visits. AdSense is a supplementary direct revenue line. Net tool cost is recouped with approximately 5–6 extra paid subscribers/month. Full companion model: MA-YT-001 (docs/social/MA-YT-001_YouTube_Spanish_Strategy_Report.docx) + MyAdvocate_YT_Spanish_Revenue_Model.xlsx (pending upload).</w:t>
      </w:r>
    </w:p>
    <w:p>
      <w:pPr>
        <w:pStyle w:val="Heading1"/>
        <w:pBdr>
          <w:bottom w:val="single" w:color="1F5C99" w:sz="4" w:space="6"/>
        </w:pBdr>
        <w:spacing w:after="120" w:before="360"/>
      </w:pPr>
      <w:r>
        <w:rPr>
          <w:rFonts w:ascii="Arial" w:cs="Arial" w:eastAsia="Arial" w:hAnsi="Arial"/>
          <w:b/>
          <w:bCs/>
          <w:color w:val="1F5C99"/>
          <w:sz w:val="32"/>
          <w:szCs w:val="32"/>
        </w:rPr>
        <w:t xml:space="preserve">6E. Instagram Revenue — Direct + Indirect (MA-IG-001)</w:t>
      </w:r>
    </w:p>
    <w:p>
      <w:pPr>
        <w:spacing w:after="80" w:before="60"/>
      </w:pPr>
      <w:r>
        <w:rPr>
          <w:rFonts w:ascii="Arial" w:cs="Arial" w:eastAsia="Arial" w:hAnsi="Arial"/>
          <w:color w:val="1A1A1A"/>
          <w:sz w:val="20"/>
          <w:szCs w:val="20"/>
        </w:rPr>
        <w:t xml:space="preserve">Instagram revenue flows through two channels. Direct: link-in-bio drives paid subscribers at follower milestones. Instagram-to-paid conversion is 0.8–1.5% (vs. 0.075–0.12% cold organic). Indirect: brand familiarity effect from Instagram generates a 0.3–0.8 percentage point uplift on the conversion rate of existing SEO traffic — people who’ve seen a Reel convert at a higher rate when they later land from search. At 10,000 monthly search visitors, this indirect uplift = $120–$500/month additional. Instagram has $0 incremental tool cost (HeyGen content is repurposed from YouTube Shorts). Rollout is gate-structured and dual-channel (EN + 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80"/>
        <w:gridCol w:w="2600"/>
        <w:gridCol w:w="2400"/>
      </w:tblGrid>
      <w:tr>
        <w:trPr>
          <w:tblHeader/>
        </w:trPr>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Follower Milestone (EN+ES combined)</w:t>
            </w:r>
          </w:p>
        </w:tc>
        <w:tc>
          <w:tcPr>
            <w:tcW w:type="dxa" w:w="2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Direct Revenue (link-in-bio subscriptions)</w:t>
            </w:r>
          </w:p>
        </w:tc>
        <w:tc>
          <w:tcPr>
            <w:tcW w:type="dxa" w:w="2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Indirect Uplift (at 10k monthly search visitors)</w:t>
            </w:r>
          </w:p>
        </w:tc>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Direct Traffic % of Total</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 followers</w:t>
            </w:r>
          </w:p>
        </w:tc>
        <w:tc>
          <w:tcPr>
            <w:tcW w:type="dxa" w:w="2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$0–$21/month</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Minimal (brand awareness building)</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M1–6: 3–12%</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2,000 followers</w:t>
            </w:r>
          </w:p>
        </w:tc>
        <w:tc>
          <w:tcPr>
            <w:tcW w:type="dxa" w:w="2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$8–$63/month</w:t>
            </w:r>
          </w:p>
        </w:tc>
        <w:tc>
          <w:tcPr>
            <w:tcW w:type="dxa" w:w="2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0.3pp uplift = ~$30/month additional</w:t>
            </w:r>
          </w:p>
        </w:tc>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M7–12: 5–12%</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5,000 followers</w:t>
            </w:r>
          </w:p>
        </w:tc>
        <w:tc>
          <w:tcPr>
            <w:tcW w:type="dxa" w:w="2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$16–$126/month</w:t>
            </w:r>
          </w:p>
        </w:tc>
        <w:tc>
          <w:tcPr>
            <w:tcW w:type="dxa" w:w="2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0.5pp uplift = ~$50/month additional</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M13–24: 7–10%</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10,000 followers</w:t>
            </w:r>
          </w:p>
        </w:tc>
        <w:tc>
          <w:tcPr>
            <w:tcW w:type="dxa" w:w="2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$40–$252/month</w:t>
            </w:r>
          </w:p>
        </w:tc>
        <w:tc>
          <w:tcPr>
            <w:tcW w:type="dxa" w:w="2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0.8pp uplift = $120–$500/month additional</w:t>
            </w:r>
          </w:p>
        </w:tc>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M25+: 7–10% (mature channel)</w:t>
            </w:r>
          </w:p>
        </w:tc>
      </w:tr>
    </w:tbl>
    <w:p>
      <w:pPr>
        <w:spacing w:after="80" w:before="120"/>
      </w:pPr>
      <w:r>
        <w:rPr>
          <w:rFonts w:ascii="Arial" w:cs="Arial" w:eastAsia="Arial" w:hAnsi="Arial"/>
          <w:color w:val="1A1A1A"/>
          <w:sz w:val="20"/>
          <w:szCs w:val="20"/>
        </w:rPr>
        <w:t xml:space="preserve">Gate structure (MA-IG-001): Gate 0 (first SEO article + tools live = ELIGIBLE) → Gate 1 (10+ link-in-bio clicks/month) → Gate 2 (1 paid conversion + 5k monthly visitors) → Gate 3 (500 ES followers + 3 EN conversions/month for 60 days) → Gate 4 ($200/month Instagram revenue + 26k monthly visitors). Full spec: docs/social/MA-IG-001_Instagram_Strategy_v2.docx.</w:t>
      </w:r>
    </w:p>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6F. Proprietary Data Engine — MA-SUP-DAT-001 (NEW in v23)</w:t>
      </w:r>
    </w:p>
    <w:p>
      <w:pPr>
        <w:spacing w:after="80" w:before="60"/>
      </w:pPr>
      <w:r>
        <w:rPr>
          <w:rFonts w:ascii="Arial" w:cs="Arial" w:eastAsia="Arial" w:hAnsi="Arial"/>
          <w:color w:val="1A1A1A"/>
          <w:sz w:val="20"/>
          <w:szCs w:val="20"/>
        </w:rPr>
        <w:t xml:space="preserve">MyAdvocate generates patient-side healthcare data as a natural byproduct of doing its core job. Every denial decoded, every appeal letter generated, every billing dispute filed produces a structured signal about where the U.S. insurance system fails patients. No competitor, no academic study, and no government report currently aggregates this data at the consumer level in real time. The Proprietary Data Engine formalizes this as the fourth revenue-adjacent strategic pillar — alongside subscription revenue, attorney referrals, and YouTube/Instagram channels — and the primary long-term competitive moat. Full governing specification: MA-SUP-DAT-001 (docs/data/myadvocate_business_supplemental_proprietary_data_engine_v1.docx).</w:t>
      </w:r>
    </w:p>
    <w:p>
      <w:pPr>
        <w:pStyle w:val="Heading2"/>
        <w:spacing w:after="80" w:before="240"/>
      </w:pPr>
      <w:r>
        <w:rPr>
          <w:rFonts w:ascii="Arial" w:cs="Arial" w:eastAsia="Arial" w:hAnsi="Arial"/>
          <w:b/>
          <w:bCs/>
          <w:color w:val="1A1A1A"/>
          <w:sz w:val="26"/>
          <w:szCs w:val="26"/>
        </w:rPr>
        <w:t xml:space="preserve">6F-I. Two Compounding Datasets</w:t>
      </w:r>
    </w:p>
    <w:p>
      <w:pPr>
        <w:spacing w:after="60" w:before="60"/>
      </w:pPr>
      <w:r>
        <w:rPr>
          <w:rFonts w:ascii="Arial" w:cs="Arial" w:eastAsia="Arial" w:hAnsi="Arial"/>
          <w:color w:val="1A1A1A"/>
          <w:sz w:val="20"/>
          <w:szCs w:val="20"/>
        </w:rPr>
        <w:t xml:space="preserve">The engine comprises two distinct but architecturally unified datasets. Dataset One (Insurance Friction Events) is collected passively at tool usage — high volume, captured without user action. Dataset Two (Appeal Outcome Events) is richer per record but lower volume, requiring a 30-day follow-up from the user (Phase 2 activation). Both datasets share one Supabase table (friction_events) with outcome columns nullable at Phase 1. No PII is stored in any record. All fields are bounded, categorical, and anonymized at write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3000"/>
        <w:gridCol w:w="2400"/>
      </w:tblGrid>
      <w:tr>
        <w:trPr>
          <w:tblHeader/>
        </w:trPr>
        <w:tc>
          <w:tcPr>
            <w:tcW w:type="dxa" w:w="252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Source Tool</w:t>
            </w:r>
          </w:p>
        </w:tc>
        <w:tc>
          <w:tcPr>
            <w:tcW w:type="dxa" w:w="216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Dataset</w:t>
            </w:r>
          </w:p>
        </w:tc>
        <w:tc>
          <w:tcPr>
            <w:tcW w:type="dxa" w:w="3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 Fields Captured</w:t>
            </w:r>
          </w:p>
        </w:tc>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Phase</w:t>
            </w:r>
          </w:p>
        </w:tc>
      </w:tr>
      <w:tr>
        <w:tc>
          <w:tcPr>
            <w:tcW w:type="dxa" w:w="2520"/>
            <w:shd w:fill="EBF2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 Decoder, Appeal Letter, Bill Dispute, Resource Connector</w:t>
            </w:r>
          </w:p>
        </w:tc>
        <w:tc>
          <w:tcPr>
            <w:tcW w:type="dxa" w:w="2160"/>
            <w:shd w:fill="EBF2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Friction Events (Dataset 1)</w:t>
            </w:r>
          </w:p>
        </w:tc>
        <w:tc>
          <w:tcPr>
            <w:tcW w:type="dxa" w:w="3000"/>
            <w:shd w:fill="EBF2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denial_code, insurer, procedure_type, state, claim_amount_range (optional), tool_used</w:t>
            </w:r>
          </w:p>
        </w:tc>
        <w:tc>
          <w:tcPr>
            <w:tcW w:type="dxa" w:w="2400"/>
            <w:shd w:fill="EBF2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 — stub now, collect from day one</w:t>
            </w:r>
          </w:p>
        </w:tc>
      </w:tr>
      <w:tr>
        <w:tc>
          <w:tcPr>
            <w:tcW w:type="dxa" w:w="2520"/>
            <w:tcMar>
              <w:top w:type="dxa" w:w="80"/>
              <w:left w:type="dxa" w:w="120"/>
              <w:bottom w:type="dxa" w:w="80"/>
              <w:right w:type="dxa" w:w="120"/>
            </w:tcMar>
          </w:tcPr>
          <w:p>
            <w:pPr>
              <w:spacing w:after="0" w:before="0"/>
            </w:pPr>
            <w:r>
              <w:rPr>
                <w:rFonts w:ascii="Arial" w:cs="Arial" w:eastAsia="Arial" w:hAnsi="Arial"/>
                <w:color w:val="1A1A1A"/>
                <w:sz w:val="18"/>
                <w:szCs w:val="18"/>
              </w:rPr>
              <w:t xml:space="preserve">30-day Beehiiv follow-up email sequence</w:t>
            </w:r>
          </w:p>
        </w:tc>
        <w:tc>
          <w:tcPr>
            <w:tcW w:type="dxa" w:w="2160"/>
            <w:tcMar>
              <w:top w:type="dxa" w:w="80"/>
              <w:left w:type="dxa" w:w="120"/>
              <w:bottom w:type="dxa" w:w="80"/>
              <w:right w:type="dxa" w:w="120"/>
            </w:tcMar>
          </w:tcPr>
          <w:p>
            <w:pPr>
              <w:spacing w:after="0" w:before="0"/>
            </w:pPr>
            <w:r>
              <w:rPr>
                <w:rFonts w:ascii="Arial" w:cs="Arial" w:eastAsia="Arial" w:hAnsi="Arial"/>
                <w:color w:val="1A1A1A"/>
                <w:sz w:val="18"/>
                <w:szCs w:val="18"/>
              </w:rPr>
              <w:t xml:space="preserve">Outcome Events (Dataset 2)</w:t>
            </w:r>
          </w:p>
        </w:tc>
        <w:tc>
          <w:tcPr>
            <w:tcW w:type="dxa" w:w="3000"/>
            <w:tcMar>
              <w:top w:type="dxa" w:w="80"/>
              <w:left w:type="dxa" w:w="120"/>
              <w:bottom w:type="dxa" w:w="80"/>
              <w:right w:type="dxa" w:w="120"/>
            </w:tcMar>
          </w:tcPr>
          <w:p>
            <w:pPr>
              <w:spacing w:after="0" w:before="0"/>
            </w:pPr>
            <w:r>
              <w:rPr>
                <w:rFonts w:ascii="Arial" w:cs="Arial" w:eastAsia="Arial" w:hAnsi="Arial"/>
                <w:color w:val="1A1A1A"/>
                <w:sz w:val="18"/>
                <w:szCs w:val="18"/>
              </w:rPr>
              <w:t xml:space="preserve">appeal_outcome, days_to_resolution, follow_up_required (nullable — Phase 2 activation)</w:t>
            </w:r>
          </w:p>
        </w:tc>
        <w:tc>
          <w:tcPr>
            <w:tcW w:type="dxa" w:w="2400"/>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(Month 3–4)</w:t>
            </w:r>
          </w:p>
        </w:tc>
      </w:tr>
    </w:tbl>
    <w:p>
      <w:pPr>
        <w:spacing w:after="0" w:before="60"/>
      </w:pPr>
    </w:p>
    <w:p>
      <w:pPr>
        <w:pStyle w:val="Heading2"/>
        <w:spacing w:after="80" w:before="240"/>
      </w:pPr>
      <w:r>
        <w:rPr>
          <w:rFonts w:ascii="Arial" w:cs="Arial" w:eastAsia="Arial" w:hAnsi="Arial"/>
          <w:b/>
          <w:bCs/>
          <w:color w:val="1A1A1A"/>
          <w:sz w:val="26"/>
          <w:szCs w:val="26"/>
        </w:rPr>
        <w:t xml:space="preserve">6F-II. Publication Strategy and Phase Gates</w:t>
      </w:r>
    </w:p>
    <w:p>
      <w:pPr>
        <w:spacing w:after="60" w:before="60"/>
      </w:pPr>
      <w:r>
        <w:rPr>
          <w:rFonts w:ascii="Arial" w:cs="Arial" w:eastAsia="Arial" w:hAnsi="Arial"/>
          <w:color w:val="1A1A1A"/>
          <w:sz w:val="20"/>
          <w:szCs w:val="20"/>
        </w:rPr>
        <w:t xml:space="preserve">Data collection begins Phase 1. Data publication is a Phase 3+ activity gated on statistical thresholds and attorney review. Publishing with small sample sizes destroys credibility and creates legal exposure. The claim_amount_range field is the highest-leverage addition — it converts pattern data into a financial impact figure citable in press outreach. Phase 2 activation: 30-day outcome follow-up email sequence via Beehiiv. In-product success rate display activates once 50+ outcomes exist for a denial 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20"/>
        <w:gridCol w:w="2880"/>
        <w:gridCol w:w="2880"/>
      </w:tblGrid>
      <w:tr>
        <w:trPr>
          <w:tblHeader/>
        </w:trPr>
        <w:tc>
          <w:tcPr>
            <w:tcW w:type="dxa" w:w="432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Content Type</w:t>
            </w:r>
          </w:p>
        </w:tc>
        <w:tc>
          <w:tcPr>
            <w:tcW w:type="dxa" w:w="28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Minimum Sample</w:t>
            </w:r>
          </w:p>
        </w:tc>
        <w:tc>
          <w:tcPr>
            <w:tcW w:type="dxa" w:w="28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Phase Gate</w:t>
            </w:r>
          </w:p>
        </w:tc>
      </w:tr>
      <w:tr>
        <w:tc>
          <w:tcPr>
            <w:tcW w:type="dxa" w:w="4320"/>
            <w:shd w:fill="EBF2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 code frequency rankings</w:t>
            </w:r>
          </w:p>
        </w:tc>
        <w:tc>
          <w:tcPr>
            <w:tcW w:type="dxa" w:w="2880"/>
            <w:shd w:fill="EBF2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1,000 friction events</w:t>
            </w:r>
          </w:p>
        </w:tc>
        <w:tc>
          <w:tcPr>
            <w:tcW w:type="dxa" w:w="2880"/>
            <w:shd w:fill="EBF2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3 (Month 8+)</w:t>
            </w:r>
          </w:p>
        </w:tc>
      </w:tr>
      <w:tr>
        <w:tc>
          <w:tcPr>
            <w:tcW w:type="dxa" w:w="4320"/>
            <w:tcMar>
              <w:top w:type="dxa" w:w="80"/>
              <w:left w:type="dxa" w:w="120"/>
              <w:bottom w:type="dxa" w:w="80"/>
              <w:right w:type="dxa" w:w="120"/>
            </w:tcMar>
          </w:tcPr>
          <w:p>
            <w:pPr>
              <w:spacing w:after="0" w:before="0"/>
            </w:pPr>
            <w:r>
              <w:rPr>
                <w:rFonts w:ascii="Arial" w:cs="Arial" w:eastAsia="Arial" w:hAnsi="Arial"/>
                <w:color w:val="1A1A1A"/>
                <w:sz w:val="18"/>
                <w:szCs w:val="18"/>
              </w:rPr>
              <w:t xml:space="preserve">Insurer denial rate comparisons</w:t>
            </w:r>
          </w:p>
        </w:tc>
        <w:tc>
          <w:tcPr>
            <w:tcW w:type="dxa" w:w="2880"/>
            <w:tcMar>
              <w:top w:type="dxa" w:w="80"/>
              <w:left w:type="dxa" w:w="120"/>
              <w:bottom w:type="dxa" w:w="80"/>
              <w:right w:type="dxa" w:w="120"/>
            </w:tcMar>
          </w:tcPr>
          <w:p>
            <w:pPr>
              <w:spacing w:after="0" w:before="0"/>
            </w:pPr>
            <w:r>
              <w:rPr>
                <w:rFonts w:ascii="Arial" w:cs="Arial" w:eastAsia="Arial" w:hAnsi="Arial"/>
                <w:color w:val="1A1A1A"/>
                <w:sz w:val="18"/>
                <w:szCs w:val="18"/>
              </w:rPr>
              <w:t xml:space="preserve">2,500 friction events</w:t>
            </w:r>
          </w:p>
        </w:tc>
        <w:tc>
          <w:tcPr>
            <w:tcW w:type="dxa" w:w="2880"/>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3 (Month 10+) — attorney review required</w:t>
            </w:r>
          </w:p>
        </w:tc>
      </w:tr>
      <w:tr>
        <w:tc>
          <w:tcPr>
            <w:tcW w:type="dxa" w:w="4320"/>
            <w:shd w:fill="EBF2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Financial impact figure ($X in disputed claims)</w:t>
            </w:r>
          </w:p>
        </w:tc>
        <w:tc>
          <w:tcPr>
            <w:tcW w:type="dxa" w:w="2880"/>
            <w:shd w:fill="EBF2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Any sample size</w:t>
            </w:r>
          </w:p>
        </w:tc>
        <w:tc>
          <w:tcPr>
            <w:tcW w:type="dxa" w:w="2880"/>
            <w:shd w:fill="EBF2FA"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(Month 4+) — legal review required</w:t>
            </w:r>
          </w:p>
        </w:tc>
      </w:tr>
      <w:tr>
        <w:tc>
          <w:tcPr>
            <w:tcW w:type="dxa" w:w="4320"/>
            <w:tcMar>
              <w:top w:type="dxa" w:w="80"/>
              <w:left w:type="dxa" w:w="120"/>
              <w:bottom w:type="dxa" w:w="80"/>
              <w:right w:type="dxa" w:w="120"/>
            </w:tcMar>
          </w:tcPr>
          <w:p>
            <w:pPr>
              <w:spacing w:after="0" w:before="0"/>
            </w:pPr>
            <w:r>
              <w:rPr>
                <w:rFonts w:ascii="Arial" w:cs="Arial" w:eastAsia="Arial" w:hAnsi="Arial"/>
                <w:color w:val="1A1A1A"/>
                <w:sz w:val="18"/>
                <w:szCs w:val="18"/>
              </w:rPr>
              <w:t xml:space="preserve">Annual MyAdvocate Insurance Denial Report (full)</w:t>
            </w:r>
          </w:p>
        </w:tc>
        <w:tc>
          <w:tcPr>
            <w:tcW w:type="dxa" w:w="2880"/>
            <w:tcMar>
              <w:top w:type="dxa" w:w="80"/>
              <w:left w:type="dxa" w:w="120"/>
              <w:bottom w:type="dxa" w:w="80"/>
              <w:right w:type="dxa" w:w="120"/>
            </w:tcMar>
          </w:tcPr>
          <w:p>
            <w:pPr>
              <w:spacing w:after="0" w:before="0"/>
            </w:pPr>
            <w:r>
              <w:rPr>
                <w:rFonts w:ascii="Arial" w:cs="Arial" w:eastAsia="Arial" w:hAnsi="Arial"/>
                <w:color w:val="1A1A1A"/>
                <w:sz w:val="18"/>
                <w:szCs w:val="18"/>
              </w:rPr>
              <w:t xml:space="preserve">5,000+ combined events</w:t>
            </w:r>
          </w:p>
        </w:tc>
        <w:tc>
          <w:tcPr>
            <w:tcW w:type="dxa" w:w="2880"/>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4 (Month 14+)</w:t>
            </w:r>
          </w:p>
        </w:tc>
      </w:tr>
    </w:tbl>
    <w:p>
      <w:pPr>
        <w:spacing w:after="0" w:before="60"/>
      </w:pPr>
    </w:p>
    <w:p>
      <w:pPr>
        <w:pStyle w:val="Heading2"/>
        <w:spacing w:after="80" w:before="240"/>
      </w:pPr>
      <w:r>
        <w:rPr>
          <w:rFonts w:ascii="Arial" w:cs="Arial" w:eastAsia="Arial" w:hAnsi="Arial"/>
          <w:b/>
          <w:bCs/>
          <w:color w:val="1A1A1A"/>
          <w:sz w:val="26"/>
          <w:szCs w:val="26"/>
        </w:rPr>
        <w:t xml:space="preserve">6F-III. Competitive Moat</w:t>
      </w:r>
    </w:p>
    <w:p>
      <w:pPr>
        <w:spacing w:after="80" w:before="60"/>
      </w:pPr>
      <w:r>
        <w:rPr>
          <w:rFonts w:ascii="Arial" w:cs="Arial" w:eastAsia="Arial" w:hAnsi="Arial"/>
          <w:color w:val="1A1A1A"/>
          <w:sz w:val="20"/>
          <w:szCs w:val="20"/>
        </w:rPr>
        <w:t xml:space="preserve">The Proprietary Data Engine creates a compounding moat with three durable properties. Time advantage: a competitor launching two years from now starts with zero data — MyAdvocate’s dataset grows from day one. User trust advantage: patients share outcomes with MyAdvocate because they trust the platform to use that data on their behalf. This consent-based relationship cannot be replicated by insurers or data brokers. Network effect: more outcome data makes the in-product success rate display more useful, which drives more outcome follow-up completions. This is the same authority pattern used by NerdWallet, Glassdoor, and Zillow — proprietary data derived from user activity that no competitor can replicate without equivalent user volume. The moat is the user relationship and time investment, not the technology.</w:t>
      </w:r>
    </w:p>
    <w:p>
      <w:pPr>
        <w:pBdr>
          <w:top w:val="single" w:color="1F5C99" w:sz="6" w:space="4"/>
          <w:left w:val="single" w:color="1F5C99" w:sz="6" w:space="4"/>
          <w:bottom w:val="single" w:color="1F5C99" w:sz="6" w:space="4"/>
          <w:right w:val="single" w:color="1F5C99" w:sz="6" w:space="4"/>
        </w:pBdr>
        <w:shd w:fill="EBF2FA" w:val="clear"/>
        <w:spacing w:after="80" w:before="80"/>
        <w:ind w:left="120" w:right="120"/>
      </w:pPr>
      <w:r>
        <w:rPr>
          <w:rFonts w:ascii="Arial" w:cs="Arial" w:eastAsia="Arial" w:hAnsi="Arial"/>
          <w:b/>
          <w:bCs/>
          <w:color w:val="1F5C99"/>
          <w:sz w:val="18"/>
          <w:szCs w:val="18"/>
        </w:rPr>
        <w:t xml:space="preserve">Full governing specification: MA-SUP-DAT-001 — docs/data/myadvocate_business_supplemental_proprietary_data_engine_v1.docx. Sprint task plan: 26 tasks across 4 phases in Notion (MA-DAT-ENG-P1 through P4). Phase 1 P0 obligation: deploy migration 019 (friction_events stub) before launch.</w:t>
      </w:r>
    </w:p>
    <w:p>
      <w:r>
        <w:br w:type="page"/>
      </w:r>
    </w:p>
    <w:p>
      <w:pPr>
        <w:pStyle w:val="Heading1"/>
        <w:pBdr>
          <w:bottom w:val="single" w:color="1F5C99" w:sz="4" w:space="6"/>
        </w:pBdr>
        <w:spacing w:after="120" w:before="360"/>
      </w:pPr>
      <w:ins w:id="9001" w:author="Claude" w:date="2026-03-13T00:00:00Z">
        <w:r>
          <w:rPr>
            <w:rFonts w:ascii="Arial" w:cs="Arial" w:eastAsia="Arial" w:hAnsi="Arial"/>
            <w:b/>
            <w:bCs/>
            <w:color w:val="1F5C99"/>
            <w:sz w:val="32"/>
            <w:szCs w:val="32"/>
          </w:rPr>
          <w:t xml:space="preserve">6G. SEO Authority &amp; Content Infrastructure — MA-SEO-SUP-001 (NEW in v24)</w:t>
        </w:r>
      </w:ins>
    </w:p>
    <w:p>
      <w:pPr>
        <w:spacing w:after="80" w:before="60"/>
        <w:rPr>
          <w:ins w:id="9002" w:author="Claude" w:date="2026-03-13T00:00:00Z"/>
        </w:rPr>
      </w:pPr>
      <w:ins w:id="900201" w:author="Claude" w:date="2026-03-13T00:00:00Z">
        <w:r>
          <w:rPr>
            <w:rFonts w:ascii="Arial" w:cs="Arial" w:eastAsia="Arial" w:hAnsi="Arial"/>
            <w:color w:val="1A1A1A"/>
            <w:sz w:val="20"/>
            <w:szCs w:val="20"/>
          </w:rPr>
          <w:t xml:space="preserve">MA-SEO-SUP-001 formalizes nine strategic decisions that govern how MyAdvocate builds and maintains its SEO content infrastructure. It converts prior analysis into operating doctrine: what gets built, when, in what sequence, and which metrics track it. Nothing in this section expands Phase 1 scope. All items are phase-sequenced to compound on the foundation built in Phase 1. Full governing specification: MA-SEO-SUP-001 — docs/seo/MA-SEO-SUP-001_SEO_Authority_Content_Infrastructure_v1.docx.</w:t>
        </w:r>
      </w:ins>
    </w:p>
    <w:p>
      <w:pPr>
        <w:pStyle w:val="Heading2"/>
        <w:spacing w:after="80" w:before="180"/>
        <w:rPr>
          <w:ins w:id="9003" w:author="Claude" w:date="2026-03-13T00:00:00Z"/>
        </w:rPr>
      </w:pPr>
      <w:ins w:id="900301" w:author="Claude" w:date="2026-03-13T00:00:00Z">
        <w:r>
          <w:rPr>
            <w:rFonts w:ascii="Arial" w:cs="Arial" w:eastAsia="Arial" w:hAnsi="Arial"/>
            <w:b/>
            <w:bCs/>
            <w:color w:val="1F5C99"/>
            <w:sz w:val="24"/>
            <w:szCs w:val="24"/>
          </w:rPr>
          <w:t xml:space="preserve">6G-I. Cornerstone Content Architecture</w:t>
        </w:r>
      </w:ins>
    </w:p>
    <w:p>
      <w:pPr>
        <w:spacing w:after="80" w:before="60"/>
        <w:rPr>
          <w:ins w:id="9004" w:author="Claude" w:date="2026-03-13T00:00:00Z"/>
        </w:rPr>
      </w:pPr>
      <w:ins w:id="900401" w:author="Claude" w:date="2026-03-13T00:00:00Z">
        <w:r>
          <w:rPr>
            <w:rFonts w:ascii="Arial" w:cs="Arial" w:eastAsia="Arial" w:hAnsi="Arial"/>
            <w:color w:val="1A1A1A"/>
            <w:sz w:val="20"/>
            <w:szCs w:val="20"/>
          </w:rPr>
          <w:t xml:space="preserve">MyAdvocate’s SEO authority backbone is a 10-guide cornerstone library. Each cornerstone anchors a sub-cluster of supporting pages; cluster pages inherit their topical trust signal from the parent cornerstone. The cornerstone sequencing rule is absolute: no cluster pages publish before the parent cornerstone is live and indexed. The Phase 1 launch gate cornerstone — The Complete Guide to Insurance Claim Denials — must be live before any denial cluster pages go live. Remaining cornerstones roll out in four waves across Phase 4: Wave 1 (Medical Billing Disputes, Patient Rights in Hospitals), Wave 2 (Medicaid Appeals, Medicare Appeals, Prior Authorization), Wave 3 (No Surprises Act, Nursing Home Rights, Hospital Complaints), Wave 4 (Charity Care). Each cornerstone requires 4,000–6,000 words, eight to twelve named sections, minimum five authoritative government or regulatory citations, Kate editorial board sign-off, minimum ten internal links, at least one tool CTA, GEO direct-answer block within first 200 words, scope-of-guidance disclaimer, and visible review date. Cornerstones are Tier 3 content with a six-month standard review cycle.</w:t>
        </w:r>
      </w:ins>
    </w:p>
    <w:p>
      <w:pPr>
        <w:pStyle w:val="Heading2"/>
        <w:spacing w:after="80" w:before="180"/>
        <w:rPr>
          <w:ins w:id="9005" w:author="Claude" w:date="2026-03-13T00:00:00Z"/>
        </w:rPr>
      </w:pPr>
      <w:ins w:id="900501" w:author="Claude" w:date="2026-03-13T00:00:00Z">
        <w:r>
          <w:rPr>
            <w:rFonts w:ascii="Arial" w:cs="Arial" w:eastAsia="Arial" w:hAnsi="Arial"/>
            <w:b/>
            <w:bCs/>
            <w:color w:val="1F5C99"/>
            <w:sz w:val="24"/>
            <w:szCs w:val="24"/>
          </w:rPr>
          <w:t xml:space="preserve">6G-II. Anonymous Site Infrastructure &amp; Editorial Attribution</w:t>
        </w:r>
      </w:ins>
    </w:p>
    <w:p>
      <w:pPr>
        <w:spacing w:after="80" w:before="60"/>
        <w:rPr>
          <w:ins w:id="9006" w:author="Claude" w:date="2026-03-13T00:00:00Z"/>
        </w:rPr>
      </w:pPr>
      <w:ins w:id="900601" w:author="Claude" w:date="2026-03-13T00:00:00Z">
        <w:r>
          <w:rPr>
            <w:rFonts w:ascii="Arial" w:cs="Arial" w:eastAsia="Arial" w:hAnsi="Arial"/>
            <w:color w:val="1A1A1A"/>
            <w:sz w:val="20"/>
            <w:szCs w:val="20"/>
          </w:rPr>
          <w:t xml:space="preserve">Both founders remain anonymous in all public-facing content. E-E-A-T authority is carried by the MyAdvocate brand and Editorial Board as an institutional construct. Nine trust infrastructure pages are required Phase 1 launch gates: About MyAdvocate, How MyAdvocate Works, Editorial Standards, Medical Review Policy, Sources &amp; Citations Policy, Disclaimer &amp; Scope of Guidance, Privacy Policy, Terms of Service, and Contact/Support. The hard rule is absolute: no founder names, no physical addresses, no personal social profiles in any public-facing content. Every published article must include the official attribution statement: “Reviewed by the MyAdvocate Editorial Board, which includes a licensed medical professional with over 20 years of clinical healthcare experience.” Site-wide schema uses Organization type, not Person type. Attribution status is a mandatory publish gate field.</w:t>
        </w:r>
      </w:ins>
    </w:p>
    <w:p>
      <w:pPr>
        <w:pStyle w:val="Heading2"/>
        <w:spacing w:after="80" w:before="180"/>
        <w:rPr>
          <w:ins w:id="9007" w:author="Claude" w:date="2026-03-13T00:00:00Z"/>
        </w:rPr>
      </w:pPr>
      <w:ins w:id="900701" w:author="Claude" w:date="2026-03-13T00:00:00Z">
        <w:r>
          <w:rPr>
            <w:rFonts w:ascii="Arial" w:cs="Arial" w:eastAsia="Arial" w:hAnsi="Arial"/>
            <w:b/>
            <w:bCs/>
            <w:color w:val="1F5C99"/>
            <w:sz w:val="24"/>
            <w:szCs w:val="24"/>
          </w:rPr>
          <w:t xml:space="preserve">6G-III. GEO Template Standard &amp; Content Refresh Cadence</w:t>
        </w:r>
      </w:ins>
    </w:p>
    <w:p>
      <w:pPr>
        <w:spacing w:after="80" w:before="60"/>
        <w:rPr>
          <w:ins w:id="9008" w:author="Claude" w:date="2026-03-13T00:00:00Z"/>
        </w:rPr>
      </w:pPr>
      <w:ins w:id="900801" w:author="Claude" w:date="2026-03-13T00:00:00Z">
        <w:r>
          <w:rPr>
            <w:rFonts w:ascii="Arial" w:cs="Arial" w:eastAsia="Arial" w:hAnsi="Arial"/>
            <w:color w:val="1A1A1A"/>
            <w:sz w:val="20"/>
            <w:szCs w:val="20"/>
          </w:rPr>
          <w:t xml:space="preserve">GEO (Generative Engine Optimization) formatting is a Phase 1 template standard applied to every published page from Day 1. Eight required elements: direct-answer block within first 200 words; H2 question-format headers; numbered step lists for process content; definition boxes for technical terms; minimum five authoritative citations; FAQPage, HowTo, or Article schema markup; summary box at page bottom; and visible review date. The Content Refresh Agent — moved from Phase 4 to Phase 2 Sprint 1 — enforces a four-tier threshold system: Tier 1 (programmatic, 18–24 months), Tier 2 (cluster editorial, 9–12 months), Tier 3 (cornerstones and policy, 6 months), and Surge (policy surge articles, 3 months post-publish). Every page carries a refresh_priority_score from 0 to 100. Pages above 70 enter the refresh queue automatically; pages above 90 escalate to the founder dashboard as urgent. The Phase 4 refresh-before-expand rule prohibits publishing new cluster pages in any cluster with an outstanding refresh score above 70.</w:t>
        </w:r>
      </w:ins>
    </w:p>
    <w:p>
      <w:pPr>
        <w:pStyle w:val="Heading2"/>
        <w:spacing w:after="80" w:before="180"/>
        <w:rPr>
          <w:ins w:id="9009" w:author="Claude" w:date="2026-03-13T00:00:00Z"/>
        </w:rPr>
      </w:pPr>
      <w:ins w:id="900901" w:author="Claude" w:date="2026-03-13T00:00:00Z">
        <w:r>
          <w:rPr>
            <w:rFonts w:ascii="Arial" w:cs="Arial" w:eastAsia="Arial" w:hAnsi="Arial"/>
            <w:b/>
            <w:bCs/>
            <w:color w:val="1F5C99"/>
            <w:sz w:val="24"/>
            <w:szCs w:val="24"/>
          </w:rPr>
          <w:t xml:space="preserve">6G-IV. Policy Cluster, Spanish Content, Backlink Program &amp; Annual Outcomes Report</w:t>
        </w:r>
      </w:ins>
    </w:p>
    <w:p>
      <w:pPr>
        <w:spacing w:after="80" w:before="60"/>
        <w:rPr>
          <w:ins w:id="9010" w:author="Claude" w:date="2026-03-13T00:00:00Z"/>
        </w:rPr>
      </w:pPr>
      <w:ins w:id="901001" w:author="Claude" w:date="2026-03-13T00:00:00Z">
        <w:r>
          <w:rPr>
            <w:rFonts w:ascii="Arial" w:cs="Arial" w:eastAsia="Arial" w:hAnsi="Arial"/>
            <w:color w:val="1A1A1A"/>
            <w:sz w:val="20"/>
            <w:szCs w:val="20"/>
          </w:rPr>
          <w:t xml:space="preserve">Four additional strategic pillars are formalized in MA-SEO-SUP-001. The Policy Interpretation Content Cluster (Phase 4) targets healthcare policy changes — Medicaid, Medicare, ACA, No Surprises Act, patient rights regulation — with plain-language pages that drive top-of-funnel traffic. All policy pages require Kate review; immigration-adjacent content requires attorney review before publication. The Spanish-Language Content Strategy launches as a Phase 4 pilot (10–15 Medicaid policy pages) and scales to 100-plus pages in Phase 5, a first-mover play in an underserved vertical. All YMYL, EEAT, and attorney review rules apply equally to Spanish content. The Backlink &amp; Partner Outreach Program activates at Phase 3 Month 4–6, gated on 50 indexed pages minimum, targeting 211 network partners, library systems, patient advocacy nonprofits, and legal aid organizations (10 referring domains by Month 6, 30 by Month 12). The Annual Outcomes Report is a Phase 5 data authority asset aggregating anonymized denial patterns, appeal outcomes, and billing dispute data, published only when the dataset is statistically meaningful at Month 12 gate review. The Data/Insights Agent moves from Phase 5 to Phase 3 to enable nine to twelve months of structured outcome data collection before the publish gate.</w:t>
        </w:r>
      </w:ins>
    </w:p>
    <w:p>
      <w:pPr>
        <w:pBdr>
          <w:top w:val="single" w:color="1F5C99" w:sz="6" w:space="4"/>
          <w:left w:val="single" w:color="1F5C99" w:sz="6" w:space="4"/>
          <w:bottom w:val="single" w:color="1F5C99" w:sz="6" w:space="4"/>
          <w:right w:val="single" w:color="1F5C99" w:sz="6" w:space="4"/>
        </w:pBdr>
        <w:shd w:fill="EBF2FA" w:val="clear"/>
        <w:spacing w:after="80" w:before="80"/>
        <w:ind w:left="120" w:right="120"/>
        <w:rPr>
          <w:ins w:id="9011" w:author="Claude" w:date="2026-03-13T00:00:00Z"/>
        </w:rPr>
      </w:pPr>
      <w:ins w:id="901101" w:author="Claude" w:date="2026-03-13T00:00:00Z">
        <w:r>
          <w:rPr>
            <w:rFonts w:ascii="Arial" w:cs="Arial" w:eastAsia="Arial" w:hAnsi="Arial"/>
            <w:b/>
            <w:bCs/>
            <w:color w:val="1F5C99"/>
            <w:sz w:val="18"/>
            <w:szCs w:val="18"/>
          </w:rPr>
          <w:t xml:space="preserve">Full governing specification: MA-SEO-SUP-001 — docs/seo/MA-SEO-SUP-001_SEO_Authority_Content_Infrastructure_v1.docx. Scope: 9 strategic decisions, 18 new dashboard metrics, consolidated agent deployment revisions, master roadmap table by phase and sprint priority. Phase 1 P0 obligations: Complete Guide to Insurance Claim Denials in production, 9 trust pages live, editorial attribution pipeline active, GEO template hardwired from Day 1.</w:t>
        </w:r>
      </w:ins>
    </w:p>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14. Board of Agents</w:t>
      </w:r>
    </w:p>
    <w:p>
      <w:pPr>
        <w:spacing w:after="80" w:before="60"/>
      </w:pPr>
      <w:r>
        <w:rPr>
          <w:rFonts w:ascii="Arial" w:cs="Arial" w:eastAsia="Arial" w:hAnsi="Arial"/>
          <w:color w:val="1A1A1A"/>
          <w:sz w:val="20"/>
          <w:szCs w:val="20"/>
        </w:rPr>
        <w:t xml:space="preserve">MyAdvocate operates a structured Board of Agents. All agents are subordinate to MA-PMP-001 (strategic doctrine) → MA-LCH-004 (Launch Truth) → MA-SEC-002 (Security, 24 controls) → MA-AHP-001 (Anti-Hallucination Protocol). No agent activates without founder approval. YMYL compliance gates (nurse review + attorney spot-check) are never replaced by any agent.</w:t>
      </w:r>
    </w:p>
    <w:p>
      <w:pPr>
        <w:spacing w:after="0" w:before="60"/>
      </w:pPr>
    </w:p>
    <w:p>
      <w:pPr>
        <w:pStyle w:val="Heading2"/>
        <w:spacing w:after="80" w:before="240"/>
      </w:pPr>
      <w:r>
        <w:rPr>
          <w:rFonts w:ascii="Arial" w:cs="Arial" w:eastAsia="Arial" w:hAnsi="Arial"/>
          <w:b/>
          <w:bCs/>
          <w:color w:val="1A1A1A"/>
          <w:sz w:val="26"/>
          <w:szCs w:val="26"/>
        </w:rPr>
        <w:t xml:space="preserve">14A. Internal Board of Agents (Claude Skill Pack)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5280"/>
      </w:tblGrid>
      <w:tr>
        <w:trPr>
          <w:tblHeader/>
        </w:trPr>
        <w:tc>
          <w:tcPr>
            <w:tcW w:type="dxa" w:w="2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Agent</w:t>
            </w:r>
          </w:p>
        </w:tc>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Fibonacci Deploy</w:t>
            </w:r>
          </w:p>
        </w:tc>
        <w:tc>
          <w:tcPr>
            <w:tcW w:type="dxa" w:w="52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Primary Function</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CTO Sentinel (AUTO-01)</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 (Active)</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API cost monitoring, build oversight, security checks, n8n integration</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CFO Wealth Engineer (AUTO-02)</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 (Active)</w:t>
            </w:r>
          </w:p>
        </w:tc>
        <w:tc>
          <w:tcPr>
            <w:tcW w:type="dxa" w:w="5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Financial dashboards, monthly reporting, reserve monitoring</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CMO Content Strategist (AUTO-03)</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1</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Content strategy, editorial calendar, denial-code content pipeline</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COO Operating Coordinator (AUTO-04)</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1</w:t>
            </w:r>
          </w:p>
        </w:tc>
        <w:tc>
          <w:tcPr>
            <w:tcW w:type="dxa" w:w="5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Weekly ops calendar, sprint tracking, Minimum Viable Week enforcement</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CMO Growth Agent (AUTO-05)</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2</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SEO cluster expansion, content refresh cycles, keyword gap analysis</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Content Audit Agent (AUTO-06)</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3</w:t>
            </w:r>
          </w:p>
        </w:tc>
        <w:tc>
          <w:tcPr>
            <w:tcW w:type="dxa" w:w="5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Content refresh engine, accuracy decay detection, backlink monitoring</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CSO Strategy Officer (AUTO-07)</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2</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Strategic analysis, phase gate assessment, B2B pipeline prep</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CPO Product Officer (AUTO-08)</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2</w:t>
            </w:r>
          </w:p>
        </w:tc>
        <w:tc>
          <w:tcPr>
            <w:tcW w:type="dxa" w:w="5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Product roadmap, feature prioritization against Launch Truth</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Chief of Staff (AUTO-09)</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 (Active)</w:t>
            </w:r>
          </w:p>
        </w:tc>
        <w:tc>
          <w:tcPr>
            <w:tcW w:type="dxa" w:w="5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Ops coordination, agent orchestration, flag monitoring</w:t>
            </w:r>
          </w:p>
        </w:tc>
      </w:tr>
    </w:tbl>
    <w:p>
      <w:pPr>
        <w:spacing w:after="0" w:before="80"/>
      </w:pPr>
    </w:p>
    <w:p>
      <w:pPr>
        <w:pStyle w:val="Heading2"/>
        <w:spacing w:after="80" w:before="240"/>
      </w:pPr>
      <w:r>
        <w:rPr>
          <w:rFonts w:ascii="Arial" w:cs="Arial" w:eastAsia="Arial" w:hAnsi="Arial"/>
          <w:b/>
          <w:bCs/>
          <w:color w:val="1A1A1A"/>
          <w:sz w:val="26"/>
          <w:szCs w:val="26"/>
        </w:rPr>
        <w:t xml:space="preserve">14B. External Agent Integration — MA-AGT-001 (NEW in v21)</w:t>
      </w:r>
    </w:p>
    <w:p>
      <w:pPr>
        <w:spacing w:after="80" w:before="60"/>
      </w:pPr>
      <w:r>
        <w:rPr>
          <w:rFonts w:ascii="Arial" w:cs="Arial" w:eastAsia="Arial" w:hAnsi="Arial"/>
          <w:color w:val="1A1A1A"/>
          <w:sz w:val="20"/>
          <w:szCs w:val="20"/>
        </w:rPr>
        <w:t xml:space="preserve">Eleven external agents from two open-source repositories (geo-seo-claude × agency-agents) are formally integrated into the MyAdvocate operating workflow. Full specifications in MA-AGT-001. Source repos: github.com/zubair-trabzada/geo-seo-claude · github.com/msitarzewski/agency-agents.</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400"/>
        <w:gridCol w:w="1400"/>
        <w:gridCol w:w="3180"/>
      </w:tblGrid>
      <w:tr>
        <w:trPr>
          <w:tblHeader/>
        </w:trPr>
        <w:tc>
          <w:tcPr>
            <w:tcW w:type="dxa" w:w="9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ID</w:t>
            </w:r>
          </w:p>
        </w:tc>
        <w:tc>
          <w:tcPr>
            <w:tcW w:type="dxa" w:w="2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Agent</w:t>
            </w:r>
          </w:p>
        </w:tc>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Deploy When</w:t>
            </w:r>
          </w:p>
        </w:tc>
        <w:tc>
          <w:tcPr>
            <w:tcW w:type="dxa" w:w="1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MA ID</w:t>
            </w:r>
          </w:p>
        </w:tc>
        <w:tc>
          <w:tcPr>
            <w:tcW w:type="dxa" w:w="31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Primary Function</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GEO-01</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 Content Architect</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Content production begins (ACTIVE)</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MA-AGT-002</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Citability scoring ≥70/100 before nurse review. 134–167 word block structure.</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GEO-02</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AI Visibility Foundation</w:t>
            </w:r>
          </w:p>
        </w:tc>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day — one-time checklist</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See Launch Truth</w:t>
            </w:r>
          </w:p>
        </w:tc>
        <w:tc>
          <w:tcPr>
            <w:tcW w:type="dxa" w:w="3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llms.txt, robots.txt (14 AI crawlers), JSON-LD schema, Core Web Vitals.</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GEO-03</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Denial-Code SEO Writer</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Each new denial code page (ACTIVE)</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MA-AGT-003</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GEO-first content structure: direct-answer, self-contained blocks, FAQPage schema.</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DEV-01</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Security Engineer</w:t>
            </w:r>
          </w:p>
        </w:tc>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Every Supabase session (ACTIVE)</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MA-AGT-004</w:t>
            </w:r>
          </w:p>
        </w:tc>
        <w:tc>
          <w:tcPr>
            <w:tcW w:type="dxa" w:w="3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RLS review, PII audit, threat modeling, OpenClaw verification.</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DEV-02</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Backend Architect</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Every Supabase session (ACTIVE)</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MA-AGT-005</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API structure, schema design, TypeScript types, data minimization.</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DEV-03</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Reality Checker</w:t>
            </w:r>
          </w:p>
        </w:tc>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gate certification + generateLetter() changes</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MA-AGT-006</w:t>
            </w:r>
          </w:p>
        </w:tc>
        <w:tc>
          <w:tcPr>
            <w:tcW w:type="dxa" w:w="3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Evidence-based launch gate. Refuses to certify without proof.</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CNT-01</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YMYL Compliance Writer</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Before first content session (BUILD TASK)</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MA-AGT-007</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AHP Step 0 + YMYL language audit before nurse review.</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MKT-01</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Reddit Community Builder</w:t>
            </w:r>
          </w:p>
        </w:tc>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T-60 days before projected Signal 1</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MA-AGT-008</w:t>
            </w:r>
          </w:p>
        </w:tc>
        <w:tc>
          <w:tcPr>
            <w:tcW w:type="dxa" w:w="3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60-day trust-building in r/HealthInsurance and condition subs.</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MKT-02</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SEO Growth Specialist</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2 (16k–25k visitors)</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MA-AGT-009</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Cluster expansion, content refresh, keyword gap analysis.</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MKT-03</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Growth Hacker</w:t>
            </w:r>
          </w:p>
        </w:tc>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1</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MA-AGT-010</w:t>
            </w:r>
          </w:p>
        </w:tc>
        <w:tc>
          <w:tcPr>
            <w:tcW w:type="dxa" w:w="31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Give a Month / Get a Month referral, Beehiiv growth loops.</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PRD-01</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Feedback Synthesizer</w:t>
            </w:r>
          </w:p>
        </w:tc>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1</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MA-AGT-011</w:t>
            </w:r>
          </w:p>
        </w:tc>
        <w:tc>
          <w:tcPr>
            <w:tcW w:type="dxa" w:w="31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VOC synthesis from cancel flows, Beehiiv recovery, support tickets.</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15. Context Registry Architecture — MA-CTX-001 (NEW in v21)</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GOVERNING DOCTRINE: Narrative lives in files. Structured truth lives in registries.
Planning documents, SOPs, strategy, and architecture live in .docx and .md files. Denial codes, appeal strategies, SEO clusters, regulations, decisions, and content pages live in JSON registries — machine-queryable structured truth. Agents do not write to narrative files. Agents write to registries.</w:t>
            </w:r>
          </w:p>
        </w:tc>
      </w:tr>
    </w:tbl>
    <w:p>
      <w:pPr>
        <w:spacing w:after="0" w:before="60"/>
      </w:pPr>
    </w:p>
    <w:p>
      <w:pPr>
        <w:spacing w:after="80" w:before="60"/>
      </w:pPr>
      <w:r>
        <w:rPr>
          <w:rFonts w:ascii="Arial" w:cs="Arial" w:eastAsia="Arial" w:hAnsi="Arial"/>
          <w:color w:val="1A1A1A"/>
          <w:sz w:val="20"/>
          <w:szCs w:val="20"/>
        </w:rPr>
        <w:t xml:space="preserve">MA-CTX-001 defines the Context Registry layer — a structured set of JSON registries that serve as the operational memory of the business, readable and writable by both humans and automation agents. This is a Phase 1 build output (lightweight JSON files, not a database). Migration to SQLite and then Supabase/Postgres occurs as the system matures.</w:t>
      </w:r>
    </w:p>
    <w:p>
      <w:pPr>
        <w:spacing w:after="0" w:before="60"/>
      </w:pPr>
    </w:p>
    <w:p>
      <w:pPr>
        <w:pStyle w:val="Heading2"/>
        <w:spacing w:after="80" w:before="240"/>
      </w:pPr>
      <w:r>
        <w:rPr>
          <w:rFonts w:ascii="Arial" w:cs="Arial" w:eastAsia="Arial" w:hAnsi="Arial"/>
          <w:b/>
          <w:bCs/>
          <w:color w:val="1A1A1A"/>
          <w:sz w:val="26"/>
          <w:szCs w:val="26"/>
        </w:rPr>
        <w:t xml:space="preserve">15A. Registry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900"/>
        <w:gridCol w:w="1200"/>
        <w:gridCol w:w="4580"/>
      </w:tblGrid>
      <w:tr>
        <w:trPr>
          <w:tblHeader/>
        </w:trPr>
        <w:tc>
          <w:tcPr>
            <w:tcW w:type="dxa" w:w="2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Registry File</w:t>
            </w:r>
          </w:p>
        </w:tc>
        <w:tc>
          <w:tcPr>
            <w:tcW w:type="dxa" w:w="1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ID Prefix</w:t>
            </w:r>
          </w:p>
        </w:tc>
        <w:tc>
          <w:tcPr>
            <w:tcW w:type="dxa" w:w="9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Required</w:t>
            </w:r>
          </w:p>
        </w:tc>
        <w:tc>
          <w:tcPr>
            <w:tcW w:type="dxa" w:w="1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Phase</w:t>
            </w:r>
          </w:p>
        </w:tc>
        <w:tc>
          <w:tcPr>
            <w:tcW w:type="dxa" w:w="45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Purpose</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sources.json</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src_</w:t>
            </w:r>
          </w:p>
        </w:tc>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Intake registry for all source documents, files, and external references.</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decisions.json</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dec_</w:t>
            </w:r>
          </w:p>
        </w:tc>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Structured log of strategic and operational decisions with rationale.</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denial_codes.json</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den_</w:t>
            </w:r>
          </w:p>
        </w:tc>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Core intelligence asset — every denial code the platform addresses.</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appeal_strategies.json</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str_</w:t>
            </w:r>
          </w:p>
        </w:tc>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Reusable appeal frameworks linked to denial types and evidence.</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regulations.json</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reg_</w:t>
            </w:r>
          </w:p>
        </w:tc>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Regulatory sources affecting guidance, appeals, and content freshness.</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seo_clusters.json</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cluster_</w:t>
            </w:r>
          </w:p>
        </w:tc>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SEO cluster definitions linking pillars, support pages, denial codes.</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content_pages.json</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page_</w:t>
            </w:r>
          </w:p>
        </w:tc>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Structured record of every content page with cluster and object linkage.</w:t>
            </w:r>
          </w:p>
        </w:tc>
      </w:tr>
      <w:tr>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review_queue.json</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rev_</w:t>
            </w:r>
          </w:p>
        </w:tc>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Yes</w:t>
            </w:r>
          </w:p>
        </w:tc>
        <w:tc>
          <w:tcPr>
            <w:tcW w:type="dxa" w:w="1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1</w:t>
            </w:r>
          </w:p>
        </w:tc>
        <w:tc>
          <w:tcPr>
            <w:tcW w:type="dxa" w:w="4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Items requiring human review, verification, or founder approval.</w:t>
            </w:r>
          </w:p>
        </w:tc>
      </w:tr>
      <w:tr>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conflicts.json</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conf_</w:t>
            </w:r>
          </w:p>
        </w:tc>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No</w:t>
            </w:r>
          </w:p>
        </w:tc>
        <w:tc>
          <w:tcPr>
            <w:tcW w:type="dxa" w:w="1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w:t>
            </w:r>
          </w:p>
        </w:tc>
        <w:tc>
          <w:tcPr>
            <w:tcW w:type="dxa" w:w="4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Contradictions detected by QC Agent. Optional until Phase 2.</w:t>
            </w:r>
          </w:p>
        </w:tc>
      </w:tr>
    </w:tbl>
    <w:p>
      <w:pPr>
        <w:spacing w:after="0" w:before="60"/>
      </w:pPr>
    </w:p>
    <w:p>
      <w:pPr>
        <w:pStyle w:val="Heading2"/>
        <w:spacing w:after="80" w:before="240"/>
      </w:pPr>
      <w:r>
        <w:rPr>
          <w:rFonts w:ascii="Arial" w:cs="Arial" w:eastAsia="Arial" w:hAnsi="Arial"/>
          <w:b/>
          <w:bCs/>
          <w:color w:val="1A1A1A"/>
          <w:sz w:val="26"/>
          <w:szCs w:val="26"/>
        </w:rPr>
        <w:t xml:space="preserve">15B. Implementation Priority</w:t>
      </w:r>
    </w:p>
    <w:p>
      <w:pPr>
        <w:pStyle w:val="ListParagraph"/>
        <w:numPr>
          <w:ilvl w:val="0"/>
          <w:numId w:val="2"/>
        </w:numPr>
        <w:spacing w:after="40" w:before="40"/>
      </w:pPr>
      <w:r>
        <w:rPr>
          <w:rFonts w:ascii="Arial" w:cs="Arial" w:eastAsia="Arial" w:hAnsi="Arial"/>
          <w:color w:val="1A1A1A"/>
          <w:sz w:val="20"/>
          <w:szCs w:val="20"/>
        </w:rPr>
        <w:t xml:space="preserve">Build sequence: sources.json → decisions.json → denial_codes.json (highest intelligence value first)</w:t>
      </w:r>
    </w:p>
    <w:p>
      <w:pPr>
        <w:pStyle w:val="ListParagraph"/>
        <w:numPr>
          <w:ilvl w:val="0"/>
          <w:numId w:val="2"/>
        </w:numPr>
        <w:spacing w:after="40" w:before="40"/>
      </w:pPr>
      <w:r>
        <w:rPr>
          <w:rFonts w:ascii="Arial" w:cs="Arial" w:eastAsia="Arial" w:hAnsi="Arial"/>
          <w:color w:val="1A1A1A"/>
          <w:sz w:val="20"/>
          <w:szCs w:val="20"/>
        </w:rPr>
        <w:t xml:space="preserve">Location: /context_registry/ at project root. JSON files only. No database infrastructure in Phase 1.</w:t>
      </w:r>
    </w:p>
    <w:p>
      <w:pPr>
        <w:pStyle w:val="ListParagraph"/>
        <w:numPr>
          <w:ilvl w:val="0"/>
          <w:numId w:val="2"/>
        </w:numPr>
        <w:spacing w:after="40" w:before="40"/>
      </w:pPr>
      <w:r>
        <w:rPr>
          <w:rFonts w:ascii="Arial" w:cs="Arial" w:eastAsia="Arial" w:hAnsi="Arial"/>
          <w:color w:val="1A1A1A"/>
          <w:sz w:val="20"/>
          <w:szCs w:val="20"/>
        </w:rPr>
        <w:t xml:space="preserve">Dependency: Context registry must exist BEFORE GEO-01/GEO-03 content sessions begin. Agents write cluster linkages into seo_clusters.json and content_pages.json as content is produced.</w:t>
      </w:r>
    </w:p>
    <w:p>
      <w:pPr>
        <w:pStyle w:val="ListParagraph"/>
        <w:numPr>
          <w:ilvl w:val="0"/>
          <w:numId w:val="2"/>
        </w:numPr>
        <w:spacing w:after="40" w:before="40"/>
      </w:pPr>
      <w:r>
        <w:rPr>
          <w:rFonts w:ascii="Arial" w:cs="Arial" w:eastAsia="Arial" w:hAnsi="Arial"/>
          <w:color w:val="1A1A1A"/>
          <w:sz w:val="20"/>
          <w:szCs w:val="20"/>
        </w:rPr>
        <w:t xml:space="preserve">Hard rule: No record may exist without a populated source_ids array. Orphaned records are invalid.</w:t>
      </w:r>
    </w:p>
    <w:p>
      <w:pPr>
        <w:pStyle w:val="ListParagraph"/>
        <w:numPr>
          <w:ilvl w:val="0"/>
          <w:numId w:val="2"/>
        </w:numPr>
        <w:spacing w:after="40" w:before="40"/>
      </w:pPr>
      <w:r>
        <w:rPr>
          <w:rFonts w:ascii="Arial" w:cs="Arial" w:eastAsia="Arial" w:hAnsi="Arial"/>
          <w:color w:val="1A1A1A"/>
          <w:sz w:val="20"/>
          <w:szCs w:val="20"/>
        </w:rPr>
        <w:t xml:space="preserve">Status vocabulary: draft → active → needs_review → superseded → archived (consistent across all registries).</w:t>
      </w:r>
    </w:p>
    <w:p>
      <w:pPr>
        <w:spacing w:after="0" w:before="60"/>
      </w:pPr>
    </w:p>
    <w:tbl>
      <w:tblPr>
        <w:tblW w:type="dxa" w:w="10080"/>
        <w:tblBorders>
          <w:top w:val="single" w:color="C17F24" w:sz="1"/>
          <w:left w:val="single" w:color="C17F24" w:sz="8"/>
          <w:bottom w:val="single" w:color="C17F24" w:sz="1"/>
          <w:right w:val="single" w:color="C17F24" w:sz="1"/>
          <w:insideH w:val="single" w:color="auto" w:sz="4"/>
          <w:insideV w:val="single" w:color="auto" w:sz="4"/>
        </w:tblBorders>
      </w:tblPr>
      <w:tblGrid>
        <w:gridCol w:w="10080"/>
      </w:tblGrid>
      <w:tr>
        <w:tc>
          <w:tcPr>
            <w:tcW w:type="dxa" w:w="10080"/>
            <w:shd w:fill="FFFCE6"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SCOPE GATE: The context registry is a Phase 1 build output — lightweight JSON files. Migration to SQLite and then Supabase/Postgres occurs as the system matures. The existing src/lib/db/denial-codes.ts helper and denial_codes.json registry serve DIFFERENT purposes: the DB is the product runtime; the registry is the agent intelligence layer. They are not duplicates.</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16. Patient Story Engine — MA-SOC-002 (NEW in v21)</w:t>
      </w:r>
    </w:p>
    <w:p>
      <w:pPr>
        <w:spacing w:after="80" w:before="60"/>
      </w:pPr>
      <w:r>
        <w:rPr>
          <w:rFonts w:ascii="Arial" w:cs="Arial" w:eastAsia="Arial" w:hAnsi="Arial"/>
          <w:color w:val="1A1A1A"/>
          <w:sz w:val="20"/>
          <w:szCs w:val="20"/>
        </w:rPr>
        <w:t xml:space="preserve">MA-SOC-002 defines the Patient Story Engine — MyAdvocate’s framework for sourcing, scrubbing, scripting, and distributing real patient experiences as video content across YouTube Shorts, Instagram Reels, and future channels. Supplements MA-YT-001 (YouTube &amp; Spanish Strategy) and MA-IG-001 (Instagram Strategy).</w:t>
      </w:r>
    </w:p>
    <w:p>
      <w:pPr>
        <w:spacing w:after="0" w:before="60"/>
      </w:pPr>
    </w:p>
    <w:p>
      <w:pPr>
        <w:pStyle w:val="Heading2"/>
        <w:spacing w:after="80" w:before="240"/>
      </w:pPr>
      <w:r>
        <w:rPr>
          <w:rFonts w:ascii="Arial" w:cs="Arial" w:eastAsia="Arial" w:hAnsi="Arial"/>
          <w:b/>
          <w:bCs/>
          <w:color w:val="1A1A1A"/>
          <w:sz w:val="26"/>
          <w:szCs w:val="26"/>
        </w:rPr>
        <w:t xml:space="preserve">16A. Dual Sourcing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000"/>
        <w:gridCol w:w="2680"/>
      </w:tblGrid>
      <w:tr>
        <w:trPr>
          <w:tblHeader/>
        </w:trPr>
        <w:tc>
          <w:tcPr>
            <w:tcW w:type="dxa" w:w="2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Track</w:t>
            </w:r>
          </w:p>
        </w:tc>
        <w:tc>
          <w:tcPr>
            <w:tcW w:type="dxa" w:w="3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Source</w:t>
            </w:r>
          </w:p>
        </w:tc>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Legal Basis</w:t>
            </w:r>
          </w:p>
        </w:tc>
        <w:tc>
          <w:tcPr>
            <w:tcW w:type="dxa" w:w="2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Handling</w:t>
            </w:r>
          </w:p>
        </w:tc>
      </w:tr>
      <w:tr>
        <w:tc>
          <w:tcPr>
            <w:tcW w:type="dxa" w:w="2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Track A — Submission (Primary)</w:t>
            </w:r>
          </w:p>
        </w:tc>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On-platform submission form with explicit consent checkbox</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Explicit user consent. Legally clean.</w:t>
            </w:r>
          </w:p>
        </w:tc>
        <w:tc>
          <w:tcPr>
            <w:tcW w:type="dxa" w:w="2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Direct use. Anonymize PII before scripting. Preferred track.</w:t>
            </w:r>
          </w:p>
        </w:tc>
      </w:tr>
      <w:tr>
        <w:tc>
          <w:tcPr>
            <w:tcW w:type="dxa" w:w="2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Track B — Research (Secondary)</w:t>
            </w:r>
          </w:p>
        </w:tc>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CFPB complaints, state insurance commissioner records (Tier 1); Reddit/forums (Tier 2)</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Public records (Tier 1). Public posts (Tier 2).</w:t>
            </w:r>
          </w:p>
        </w:tc>
        <w:tc>
          <w:tcPr>
            <w:tcW w:type="dxa" w:w="2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Tier 1: structural use. Tier 2: must semi-fictionalize (inspiration only, never copy).</w:t>
            </w:r>
          </w:p>
        </w:tc>
      </w:tr>
    </w:tbl>
    <w:p>
      <w:pPr>
        <w:spacing w:after="0" w:before="60"/>
      </w:pPr>
    </w:p>
    <w:tbl>
      <w:tblPr>
        <w:tblW w:type="dxa" w:w="10080"/>
        <w:tblBorders>
          <w:top w:val="single" w:color="E74C3C" w:sz="1"/>
          <w:left w:val="single" w:color="E74C3C" w:sz="8"/>
          <w:bottom w:val="single" w:color="E74C3C" w:sz="1"/>
          <w:right w:val="single" w:color="E74C3C" w:sz="1"/>
          <w:insideH w:val="single" w:color="auto" w:sz="4"/>
          <w:insideV w:val="single" w:color="auto" w:sz="4"/>
        </w:tblBorders>
      </w:tblPr>
      <w:tblGrid>
        <w:gridCol w:w="10080"/>
      </w:tblGrid>
      <w:tr>
        <w:tc>
          <w:tcPr>
            <w:tcW w:type="dxa" w:w="10080"/>
            <w:shd w:fill="FDEDED"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RED FLAGS (Absolute Exclusions):
• Private Facebook groups, private Discord servers, direct messages — no exceptions
• Posts by apparent minors as primary subject — no exceptions
• Combinations of rare condition + specific insurer + specific state + specific year (fingerprinting)
• Reddit automated scraping (ToS violation) — Research Track uses manual curation only
• Nurse review backlog &gt;5 flagged stories — HARD STOP on production until cleared</w:t>
            </w:r>
          </w:p>
        </w:tc>
      </w:tr>
    </w:tbl>
    <w:p>
      <w:pPr>
        <w:spacing w:after="0" w:before="60"/>
      </w:pPr>
    </w:p>
    <w:p>
      <w:pPr>
        <w:pStyle w:val="Heading2"/>
        <w:spacing w:after="80" w:before="240"/>
      </w:pPr>
      <w:r>
        <w:rPr>
          <w:rFonts w:ascii="Arial" w:cs="Arial" w:eastAsia="Arial" w:hAnsi="Arial"/>
          <w:b/>
          <w:bCs/>
          <w:color w:val="1A1A1A"/>
          <w:sz w:val="26"/>
          <w:szCs w:val="26"/>
        </w:rPr>
        <w:t xml:space="preserve">16B. Scrub Record Supabase Schema (Migration 016)</w:t>
      </w:r>
    </w:p>
    <w:p>
      <w:pPr>
        <w:spacing w:after="80" w:before="60"/>
      </w:pPr>
      <w:r>
        <w:rPr>
          <w:rFonts w:ascii="Arial" w:cs="Arial" w:eastAsia="Arial" w:hAnsi="Arial"/>
          <w:color w:val="1A1A1A"/>
          <w:sz w:val="20"/>
          <w:szCs w:val="20"/>
        </w:rPr>
        <w:t xml:space="preserve">Every story that enters the pipeline gets a Supabase scrub_records row before scripting begins. This is the audit trail.</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rPr>
          <w:tblHeader/>
        </w:trPr>
        <w:tc>
          <w:tcPr>
            <w:tcW w:type="dxa" w:w="2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Field</w:t>
            </w:r>
          </w:p>
        </w:tc>
        <w:tc>
          <w:tcPr>
            <w:tcW w:type="dxa" w:w="22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Type</w:t>
            </w:r>
          </w:p>
        </w:tc>
        <w:tc>
          <w:tcPr>
            <w:tcW w:type="dxa" w:w="5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story_id</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UUID (generated)</w:t>
            </w:r>
          </w:p>
        </w:tc>
        <w:tc>
          <w:tcPr>
            <w:tcW w:type="dxa" w:w="5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Primary key</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source_track</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enum: A | B</w:t>
            </w:r>
          </w:p>
        </w:tc>
        <w:tc>
          <w:tcPr>
            <w:tcW w:type="dxa" w:w="5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 = submission, B = research</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source_type</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enum</w:t>
            </w:r>
          </w:p>
        </w:tc>
        <w:tc>
          <w:tcPr>
            <w:tcW w:type="dxa" w:w="5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reddit / cfpb / commissioner / forum / news / submission</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scrub_completed_by</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string</w:t>
            </w:r>
          </w:p>
        </w:tc>
        <w:tc>
          <w:tcPr>
            <w:tcW w:type="dxa" w:w="5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Founder or nurse co-founder initials</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scrub_date</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timestamp</w:t>
            </w:r>
          </w:p>
        </w:tc>
        <w:tc>
          <w:tcPr>
            <w:tcW w:type="dxa" w:w="5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When scrub was completed</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pii_removed</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boolean</w:t>
            </w:r>
          </w:p>
        </w:tc>
        <w:tc>
          <w:tcPr>
            <w:tcW w:type="dxa" w:w="5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Confirms scrub pass completed</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semi_fictionalized</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boolean</w:t>
            </w:r>
          </w:p>
        </w:tc>
        <w:tc>
          <w:tcPr>
            <w:tcW w:type="dxa" w:w="5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Track B only</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nurse_review_required</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boolean</w:t>
            </w:r>
          </w:p>
        </w:tc>
        <w:tc>
          <w:tcPr>
            <w:tcW w:type="dxa" w:w="5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Flag if medical content present</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nurse_review_completed</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boolean</w:t>
            </w:r>
          </w:p>
        </w:tc>
        <w:tc>
          <w:tcPr>
            <w:tcW w:type="dxa" w:w="5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Pipeline gate — script production waits on this</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approved_for_script</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boolean</w:t>
            </w:r>
          </w:p>
        </w:tc>
        <w:tc>
          <w:tcPr>
            <w:tcW w:type="dxa" w:w="5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Final gate before pipeline entry</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story_type</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enum</w:t>
            </w:r>
          </w:p>
        </w:tc>
        <w:tc>
          <w:tcPr>
            <w:tcW w:type="dxa" w:w="5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 / billing / rights / navigation</w:t>
            </w:r>
          </w:p>
        </w:tc>
      </w:tr>
      <w:tr>
        <w:tc>
          <w:tcPr>
            <w:tcW w:type="dxa" w:w="2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primary_denial_code</w:t>
            </w:r>
          </w:p>
        </w:tc>
        <w:tc>
          <w:tcPr>
            <w:tcW w:type="dxa" w:w="22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string</w:t>
            </w:r>
          </w:p>
        </w:tc>
        <w:tc>
          <w:tcPr>
            <w:tcW w:type="dxa" w:w="5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Denial code or issue type</w:t>
            </w:r>
          </w:p>
        </w:tc>
      </w:tr>
      <w:tr>
        <w:tc>
          <w:tcPr>
            <w:tcW w:type="dxa" w:w="2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insurance_category</w:t>
            </w:r>
          </w:p>
        </w:tc>
        <w:tc>
          <w:tcPr>
            <w:tcW w:type="dxa" w:w="22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enum</w:t>
            </w:r>
          </w:p>
        </w:tc>
        <w:tc>
          <w:tcPr>
            <w:tcW w:type="dxa" w:w="5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employer / marketplace / medicare / medicaid / other</w:t>
            </w:r>
          </w:p>
        </w:tc>
      </w:tr>
    </w:tbl>
    <w:p>
      <w:pPr>
        <w:spacing w:after="0" w:before="60"/>
      </w:pPr>
    </w:p>
    <w:p>
      <w:pPr>
        <w:pStyle w:val="Heading2"/>
        <w:spacing w:after="80" w:before="240"/>
      </w:pPr>
      <w:r>
        <w:rPr>
          <w:rFonts w:ascii="Arial" w:cs="Arial" w:eastAsia="Arial" w:hAnsi="Arial"/>
          <w:b/>
          <w:bCs/>
          <w:color w:val="1A1A1A"/>
          <w:sz w:val="26"/>
          <w:szCs w:val="26"/>
        </w:rPr>
        <w:t xml:space="preserve">16C. AI Actor Character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Attribute</w:t>
            </w:r>
          </w:p>
        </w:tc>
        <w:tc>
          <w:tcPr>
            <w:tcW w:type="dxa" w:w="4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English Character</w:t>
            </w:r>
          </w:p>
        </w:tc>
        <w:tc>
          <w:tcPr>
            <w:tcW w:type="dxa" w:w="4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Spanish Character</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Archetype</w:t>
            </w:r>
          </w:p>
        </w:tc>
        <w:tc>
          <w:tcPr>
            <w:tcW w:type="dxa" w:w="4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Patient advocate — navigated the system personally, now helps others</w:t>
            </w:r>
          </w:p>
        </w:tc>
        <w:tc>
          <w:tcPr>
            <w:tcW w:type="dxa" w:w="4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Community advocate — trusted bridge between healthcare system and Hispanic community</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Apparent age</w:t>
            </w:r>
          </w:p>
        </w:tc>
        <w:tc>
          <w:tcPr>
            <w:tcW w:type="dxa" w:w="4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35–50 — old enough for authority, young enough to be relatable</w:t>
            </w:r>
          </w:p>
        </w:tc>
        <w:tc>
          <w:tcPr>
            <w:tcW w:type="dxa" w:w="4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30–45 — community peer, not distant authority</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Voice register</w:t>
            </w:r>
          </w:p>
        </w:tc>
        <w:tc>
          <w:tcPr>
            <w:tcW w:type="dxa" w:w="4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Calm, direct, slightly urgent on the problem. Never alarmist.</w:t>
            </w:r>
          </w:p>
        </w:tc>
        <w:tc>
          <w:tcPr>
            <w:tcW w:type="dxa" w:w="4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Warm, direct, community-oriented. Natural Spanish (not translated-feeling).</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What they never say</w:t>
            </w:r>
          </w:p>
        </w:tc>
        <w:tc>
          <w:tcPr>
            <w:tcW w:type="dxa" w:w="4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‘You will win.’ ‘This was illegal.’ ‘Trust me.’</w:t>
            </w:r>
          </w:p>
        </w:tc>
        <w:tc>
          <w:tcPr>
            <w:tcW w:type="dxa" w:w="4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Same prohibitions + nothing implying undocumented status creates healthcare barriers.</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Platform</w:t>
            </w:r>
          </w:p>
        </w:tc>
        <w:tc>
          <w:tcPr>
            <w:tcW w:type="dxa" w:w="4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HeyGen premium avatar — test 3 candidates, select by trust impression</w:t>
            </w:r>
          </w:p>
        </w:tc>
        <w:tc>
          <w:tcPr>
            <w:tcW w:type="dxa" w:w="4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Separate HeyGen avatar (not dubbed English character)</w:t>
            </w:r>
          </w:p>
        </w:tc>
      </w:tr>
    </w:tbl>
    <w:p>
      <w:pPr>
        <w:spacing w:after="0" w:before="60"/>
      </w:pPr>
    </w:p>
    <w:tbl>
      <w:tblPr>
        <w:tblW w:type="dxa" w:w="10080"/>
        <w:tblBorders>
          <w:top w:val="single" w:color="C17F24" w:sz="1"/>
          <w:left w:val="single" w:color="C17F24" w:sz="8"/>
          <w:bottom w:val="single" w:color="C17F24" w:sz="1"/>
          <w:right w:val="single" w:color="C17F24" w:sz="1"/>
          <w:insideH w:val="single" w:color="auto" w:sz="4"/>
          <w:insideV w:val="single" w:color="auto" w:sz="4"/>
        </w:tblBorders>
      </w:tblPr>
      <w:tblGrid>
        <w:gridCol w:w="10080"/>
      </w:tblGrid>
      <w:tr>
        <w:tc>
          <w:tcPr>
            <w:tcW w:type="dxa" w:w="10080"/>
            <w:shd w:fill="FFFCE6"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AI DISCLOSURE (Orange Flag): YouTube and Instagram require disclosure of AI-generated content. Add 'This video features an AI-generated presenter' in video descriptions and YouTube AI disclosure tag. Proactive disclosure builds trust with a 2026 healthcare audience. Review platform policies quarterly.</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17. Canonical Document Registry</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REGISTRY RULE
Every canonical document has a permanent ID. IDs are never reused. Documents are superseded, not deleted. The registry is the master reference for all agents, skills, and engineering decisions.</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400"/>
        <w:gridCol w:w="2000"/>
        <w:gridCol w:w="1680"/>
      </w:tblGrid>
      <w:tr>
        <w:trPr>
          <w:tblHeader/>
        </w:trPr>
        <w:tc>
          <w:tcPr>
            <w:tcW w:type="dxa" w:w="1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ID</w:t>
            </w:r>
          </w:p>
        </w:tc>
        <w:tc>
          <w:tcPr>
            <w:tcW w:type="dxa" w:w="1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Family</w:t>
            </w:r>
          </w:p>
        </w:tc>
        <w:tc>
          <w:tcPr>
            <w:tcW w:type="dxa" w:w="3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Title</w:t>
            </w:r>
          </w:p>
        </w:tc>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Version</w:t>
            </w:r>
          </w:p>
        </w:tc>
        <w:tc>
          <w:tcPr>
            <w:tcW w:type="dxa" w:w="1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Status</w:t>
            </w:r>
          </w:p>
        </w:tc>
      </w:tr>
      <w:tr>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MA-PMP-001</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PMP</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Project Management Plan</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v21 (this document)</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 — CURRENT</w:t>
            </w:r>
          </w:p>
        </w:tc>
      </w:tr>
      <w:tr>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MA-LCH-004</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Launch Truth (Phase 1 Scope)</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MA-SEC-002</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Security</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Security Checklist (24 controls)</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v2.0 (extended 2026-03-12)</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MA-COST-001</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Cost</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API Cost Architecture &amp; Spend Control</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 (2026-03-12)</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MA-DAT-002</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Data</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Data Model (10 objects)</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v2.0</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MA-CTX-001</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Context</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Context Registry Specification</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 — NEW in v21</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MA-SOC-002</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Social</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Patient Story Engine</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 — NEW in v21</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MA-AGT-001</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Agents</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External Agent Integration Plan</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 — Canonized in v21</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MA-AHP-001</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Compliance</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Anti-Hallucination Protocol</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 (governs all agents)</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MA-LANG-001</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Language</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Multi-Language Expansion Specification</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MA-YT-001</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Social</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YouTube &amp; Spanish Channel Strategy</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MA-IG-001</w:t>
            </w:r>
          </w:p>
        </w:tc>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Social</w:t>
            </w:r>
          </w:p>
        </w:tc>
        <w:tc>
          <w:tcPr>
            <w:tcW w:type="dxa" w:w="3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Instagram &amp; Social Strategy</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v2.0</w:t>
            </w:r>
          </w:p>
        </w:tc>
        <w:tc>
          <w:tcPr>
            <w:tcW w:type="dxa" w:w="1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r>
        <w:tc>
          <w:tcPr>
            <w:tcW w:type="dxa" w:w="1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MA-DEV-001</w:t>
            </w:r>
          </w:p>
        </w:tc>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Engineering</w:t>
            </w:r>
          </w:p>
        </w:tc>
        <w:tc>
          <w:tcPr>
            <w:tcW w:type="dxa" w:w="3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Claude Code Workflow</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v1.0</w:t>
            </w:r>
          </w:p>
        </w:tc>
        <w:tc>
          <w:tcPr>
            <w:tcW w:type="dxa" w:w="1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ACTIVE</w:t>
            </w:r>
          </w:p>
        </w:tc>
      </w:tr>
    </w:tbl>
    <w:p>
      <w:pPr>
        <w:spacing w:after="0" w:before="60"/>
      </w:pPr>
    </w:p>
    <w:p>
      <w:pPr>
        <w:pStyle w:val="Heading2"/>
        <w:spacing w:after="80" w:before="240"/>
      </w:pPr>
      <w:r>
        <w:rPr>
          <w:rFonts w:ascii="Arial" w:cs="Arial" w:eastAsia="Arial" w:hAnsi="Arial"/>
          <w:b/>
          <w:bCs/>
          <w:color w:val="1A1A1A"/>
          <w:sz w:val="26"/>
          <w:szCs w:val="26"/>
        </w:rPr>
        <w:t xml:space="preserve">Storage Locations</w:t>
      </w:r>
    </w:p>
    <w:p>
      <w:pPr>
        <w:pStyle w:val="ListParagraph"/>
        <w:numPr>
          <w:ilvl w:val="0"/>
          <w:numId w:val="2"/>
        </w:numPr>
        <w:spacing w:after="40" w:before="40"/>
      </w:pPr>
      <w:r>
        <w:rPr>
          <w:rFonts w:ascii="Arial" w:cs="Arial" w:eastAsia="Arial" w:hAnsi="Arial"/>
          <w:color w:val="1A1A1A"/>
          <w:sz w:val="20"/>
          <w:szCs w:val="20"/>
        </w:rPr>
        <w:t xml:space="preserve">Docs folder: /docs/ in GitHub repo (cost/, security/, pmp/, system/, superpowers/)</w:t>
      </w:r>
    </w:p>
    <w:p>
      <w:pPr>
        <w:pStyle w:val="ListParagraph"/>
        <w:numPr>
          <w:ilvl w:val="0"/>
          <w:numId w:val="2"/>
        </w:numPr>
        <w:spacing w:after="40" w:before="40"/>
      </w:pPr>
      <w:r>
        <w:rPr>
          <w:rFonts w:ascii="Arial" w:cs="Arial" w:eastAsia="Arial" w:hAnsi="Arial"/>
          <w:color w:val="1A1A1A"/>
          <w:sz w:val="20"/>
          <w:szCs w:val="20"/>
        </w:rPr>
        <w:t xml:space="preserve">New in v21: /docs/agents/ — MA-AGT-001.docx; /docs/context/ — MA-CTX-001.docx; /docs/social/ — MA-SOC-002.docx. New in v22: /docs/social/ — MA-YT-001_YouTube_Spanish_Strategy_Report.docx; MA-IG-001_Instagram_Strategy_v2.docx. New in v23: /docs/data/ — MA-SUP-DAT-001 (myadvocate_business_supplemental_proprietary_data_engine_v1.docx). New in v24: /docs/seo/ — MA-SEO-SUP-001_SEO_Authority_Content_Infrastructure_v1.docx.</w:t>
      </w:r>
    </w:p>
    <w:p>
      <w:pPr>
        <w:pStyle w:val="ListParagraph"/>
        <w:numPr>
          <w:ilvl w:val="0"/>
          <w:numId w:val="2"/>
        </w:numPr>
        <w:spacing w:after="40" w:before="40"/>
      </w:pPr>
      <w:r>
        <w:rPr>
          <w:rFonts w:ascii="Arial" w:cs="Arial" w:eastAsia="Arial" w:hAnsi="Arial"/>
          <w:color w:val="1A1A1A"/>
          <w:sz w:val="20"/>
          <w:szCs w:val="20"/>
        </w:rPr>
        <w:t xml:space="preserve">Google Drive: Canonical documents linked from Notion “🔒 CANONICAL” page</w:t>
      </w:r>
    </w:p>
    <w:p>
      <w:pPr>
        <w:pStyle w:val="ListParagraph"/>
        <w:numPr>
          <w:ilvl w:val="0"/>
          <w:numId w:val="2"/>
        </w:numPr>
        <w:spacing w:after="40" w:before="40"/>
      </w:pPr>
      <w:r>
        <w:rPr>
          <w:rFonts w:ascii="Arial" w:cs="Arial" w:eastAsia="Arial" w:hAnsi="Arial"/>
          <w:color w:val="1A1A1A"/>
          <w:sz w:val="20"/>
          <w:szCs w:val="20"/>
        </w:rPr>
        <w:t xml:space="preserve">Notion Wiki: MA-PMP-001 → MA-LCH-004 → MA-SEC-002 → MA-COST-001 form the four core anchor docs. MA-CTX-001, MA-SOC-002, MA-AGT-001, MA-YT-001, MA-IG-001 added as supporting layer. MA-YT-001 and MA-IG-001 fully canonized in v22. MA-SUP-DAT-001 (Proprietary Data Engine Strategy) canonized in v23. MA-SEO-SUP-001 (SEO Authority &amp; Content Infrastructure Strategy) canonized in v24.</w:t>
      </w:r>
    </w:p>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18. Parking Lot — Phase-Gated Items</w:t>
      </w:r>
    </w:p>
    <w:p>
      <w:pPr>
        <w:spacing w:after="80" w:before="60"/>
      </w:pPr>
      <w:r>
        <w:rPr>
          <w:rFonts w:ascii="Arial" w:cs="Arial" w:eastAsia="Arial" w:hAnsi="Arial"/>
          <w:color w:val="1A1A1A"/>
          <w:sz w:val="20"/>
          <w:szCs w:val="20"/>
        </w:rPr>
        <w:t xml:space="preserve">The Parking Lot contains valid ideas that are correct for a later phase. Being in the Parking Lot is not rejection — it is sequencing. No Parking Lot item may be built without an explicit unlock signal.</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580"/>
      </w:tblGrid>
      <w:tr>
        <w:trPr>
          <w:tblHeader/>
        </w:trPr>
        <w:tc>
          <w:tcPr>
            <w:tcW w:type="dxa" w:w="3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Item</w:t>
            </w:r>
          </w:p>
        </w:tc>
        <w:tc>
          <w:tcPr>
            <w:tcW w:type="dxa" w:w="3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Parked Reason</w:t>
            </w:r>
          </w:p>
        </w:tc>
        <w:tc>
          <w:tcPr>
            <w:tcW w:type="dxa" w:w="35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Unlock Signal</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Response caching layer (Upstash Redis)</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Deferred from Phase 1 cost architecture</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Parking Lot — after baseline metrics established</w:t>
            </w:r>
          </w:p>
        </w:tc>
      </w:tr>
      <w:tr>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Retry optimization for Anthropic API</w:t>
            </w:r>
          </w:p>
        </w:tc>
        <w:tc>
          <w:tcPr>
            <w:tcW w:type="dxa" w:w="3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Low-impact until scale</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Parking Lot — when retry rate &gt;2%</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n8n budget alert webhooks (replace console.log)</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Low-risk at current spend</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 before hitting $50/month baseline</w:t>
            </w:r>
          </w:p>
        </w:tc>
      </w:tr>
      <w:tr>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Batch content generation rules</w:t>
            </w:r>
          </w:p>
        </w:tc>
        <w:tc>
          <w:tcPr>
            <w:tcW w:type="dxa" w:w="3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Quality first at launch</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2 — after nurse review cadence established</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Context registry migration to SQLite</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JSON files sufficient at Phase 1 volume</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3 — when registry exceeds 500 records</w:t>
            </w:r>
          </w:p>
        </w:tc>
      </w:tr>
      <w:tr>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Context registry migration to Supabase/Postgres</w:t>
            </w:r>
          </w:p>
        </w:tc>
        <w:tc>
          <w:tcPr>
            <w:tcW w:type="dxa" w:w="3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SQLite is the intermediate step</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3–4 — when multi-agent writes require coordination</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engine Spanish track</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Requires Spanish channel + 25+ stories in bank</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9 gate per MA-SOC-002</w:t>
            </w:r>
          </w:p>
        </w:tc>
      </w:tr>
      <w:tr>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submission naming (even anonymized)</w:t>
            </w:r>
          </w:p>
        </w:tc>
        <w:tc>
          <w:tcPr>
            <w:tcW w:type="dxa" w:w="3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Gates on track record + attorney review</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 2 — Month 6–9</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B2B consent framework</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Not needed before B2B activation</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Month 9+ Checkpoint 3 + attorney review</w:t>
            </w:r>
          </w:p>
        </w:tc>
      </w:tr>
      <w:tr>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Agent autonomous deployment</w:t>
            </w:r>
          </w:p>
        </w:tc>
        <w:tc>
          <w:tcPr>
            <w:tcW w:type="dxa" w:w="3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Governing constraint — not a phase issue</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NEVER — founder approval always required</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HeyGen → n8n story automation pipeline</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Manual pipeline sufficient for Gate 0–1</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Gate 2 — when monthly cadence reaches 4+ videos</w:t>
            </w:r>
          </w:p>
        </w:tc>
      </w:tr>
      <w:tr>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B2B story use (sales decks, press materials)</w:t>
            </w:r>
          </w:p>
        </w:tc>
        <w:tc>
          <w:tcPr>
            <w:tcW w:type="dxa" w:w="3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Requires separate written consent</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5 + B2B activation gate</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Paid advertising / Growth Deployment Pool</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4 only — no exceptions</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Phase 4 + Level 4 XP</w:t>
            </w:r>
          </w:p>
        </w:tc>
      </w:tr>
      <w:tr>
        <w:tc>
          <w:tcPr>
            <w:tcW w:type="dxa" w:w="3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B2B formal pipeline</w:t>
            </w:r>
          </w:p>
        </w:tc>
        <w:tc>
          <w:tcPr>
            <w:tcW w:type="dxa" w:w="3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5 gate + Level 5 XP</w:t>
            </w:r>
          </w:p>
        </w:tc>
        <w:tc>
          <w:tcPr>
            <w:tcW w:type="dxa" w:w="35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Signal 5 (110k visitors)</w:t>
            </w:r>
          </w:p>
        </w:tc>
      </w:tr>
      <w:tr>
        <w:tc>
          <w:tcPr>
            <w:tcW w:type="dxa" w:w="3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Native app</w:t>
            </w:r>
          </w:p>
        </w:tc>
        <w:tc>
          <w:tcPr>
            <w:tcW w:type="dxa" w:w="3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$50k fund + Signal 5 + Level 6 XP</w:t>
            </w:r>
          </w:p>
        </w:tc>
        <w:tc>
          <w:tcPr>
            <w:tcW w:type="dxa" w:w="35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three conditions required</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7. Weekly Operating Calendar</w:t>
      </w:r>
    </w:p>
    <w:tbl>
      <w:tblPr>
        <w:tblW w:type="dxa" w:w="10080"/>
        <w:tblBorders>
          <w:top w:val="single" w:color="1F5C99" w:sz="1"/>
          <w:left w:val="single" w:color="1F5C99" w:sz="8"/>
          <w:bottom w:val="single" w:color="1F5C99" w:sz="1"/>
          <w:right w:val="single" w:color="1F5C99" w:sz="1"/>
          <w:insideH w:val="single" w:color="auto" w:sz="4"/>
          <w:insideV w:val="single" w:color="auto" w:sz="4"/>
        </w:tblBorders>
      </w:tblPr>
      <w:tblGrid>
        <w:gridCol w:w="10080"/>
      </w:tblGrid>
      <w:tr>
        <w:tc>
          <w:tcPr>
            <w:tcW w:type="dxa" w:w="10080"/>
            <w:shd w:fill="D5E4F0" w:val="clear"/>
            <w:tcMar>
              <w:top w:type="dxa" w:w="120"/>
              <w:left w:type="dxa" w:w="180"/>
              <w:bottom w:type="dxa" w:w="120"/>
              <w:right w:type="dxa" w:w="120"/>
            </w:tcMar>
          </w:tcPr>
          <w:p>
            <w:pPr>
              <w:spacing w:after="0" w:before="0"/>
            </w:pPr>
            <w:r>
              <w:rPr>
                <w:rFonts w:ascii="Arial" w:cs="Arial" w:eastAsia="Arial" w:hAnsi="Arial"/>
                <w:color w:val="1A1A1A"/>
                <w:sz w:val="20"/>
                <w:szCs w:val="20"/>
              </w:rPr>
              <w:t xml:space="preserve">MINIMUM VIABLE WEEK — 5 NON-NEGOTIABLE ACTIONS
1. Check API cost dashboard and n8n agent alerts (5 min) — CORE
2. Check Stripe dashboard for anomalies (5 min) — CORE
3. Run YMYL four-item checklist on any scheduled content before it publishes (10–15 min) — CORE
4. Publish one piece from pre-written backlog — not write, PUBLISH (15 min) — GROWTH
5. One Reddit reply in a target subreddit (10 min) — GROWTH
TOTAL: 45–50 minutes.</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4600"/>
        <w:gridCol w:w="2080"/>
      </w:tblGrid>
      <w:tr>
        <w:trPr>
          <w:tblHeader/>
        </w:trPr>
        <w:tc>
          <w:tcPr>
            <w:tcW w:type="dxa" w:w="14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Day</w:t>
            </w:r>
          </w:p>
        </w:tc>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Focus</w:t>
            </w:r>
          </w:p>
        </w:tc>
        <w:tc>
          <w:tcPr>
            <w:tcW w:type="dxa" w:w="46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Core Tasks</w:t>
            </w:r>
          </w:p>
        </w:tc>
        <w:tc>
          <w:tcPr>
            <w:tcW w:type="dxa" w:w="20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Est. Time</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Monday</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Content &amp; SEO</w:t>
            </w:r>
          </w:p>
        </w:tc>
        <w:tc>
          <w:tcPr>
            <w:tcW w:type="dxa" w:w="4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Keyword → outline → AI draft (via GEO-01/GEO-03) → edit → publish/schedule. Extract social scripts.</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1.5–2 hrs</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Tuesday</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Patient Stories + Social</w:t>
            </w:r>
          </w:p>
        </w:tc>
        <w:tc>
          <w:tcPr>
            <w:tcW w:type="dxa" w:w="4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Story Bank: source/scrub 1–2 stories. Schedule social queue. Run story script through CNT-01 if applicable.</w:t>
            </w:r>
          </w:p>
        </w:tc>
        <w:tc>
          <w:tcPr>
            <w:tcW w:type="dxa" w:w="2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1–2 hrs</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Wednesday</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Build &amp; Product</w:t>
            </w:r>
          </w:p>
        </w:tc>
        <w:tc>
          <w:tcPr>
            <w:tcW w:type="dxa" w:w="4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One product improvement, bug fix, or infrastructure item.</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2–3 hrs</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Thursday</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Outreach &amp; Community</w:t>
            </w:r>
          </w:p>
        </w:tc>
        <w:tc>
          <w:tcPr>
            <w:tcW w:type="dxa" w:w="4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Reddit replies. Email responses. Advocacy org relationship.</w:t>
            </w:r>
          </w:p>
        </w:tc>
        <w:tc>
          <w:tcPr>
            <w:tcW w:type="dxa" w:w="2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1–1.5 hrs</w:t>
            </w:r>
          </w:p>
        </w:tc>
      </w:tr>
      <w:tr>
        <w:tc>
          <w:tcPr>
            <w:tcW w:type="dxa" w:w="14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Friday</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Operations &amp; Review</w:t>
            </w:r>
          </w:p>
        </w:tc>
        <w:tc>
          <w:tcPr>
            <w:tcW w:type="dxa" w:w="46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Weekly dashboard review. Sprint task check. Backlog rebuild. DEV-03 if any generateLetter() change.</w:t>
            </w:r>
          </w:p>
        </w:tc>
        <w:tc>
          <w:tcPr>
            <w:tcW w:type="dxa" w:w="20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1–1.5 hrs</w:t>
            </w:r>
          </w:p>
        </w:tc>
      </w:tr>
      <w:tr>
        <w:tc>
          <w:tcPr>
            <w:tcW w:type="dxa" w:w="14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Weekend</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Recovery / Buffer</w:t>
            </w:r>
          </w:p>
        </w:tc>
        <w:tc>
          <w:tcPr>
            <w:tcW w:type="dxa" w:w="46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Only if in sprint push. Otherwise protected. Ops log entry if worked.</w:t>
            </w:r>
          </w:p>
        </w:tc>
        <w:tc>
          <w:tcPr>
            <w:tcW w:type="dxa" w:w="20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0–1 hr</w:t>
            </w:r>
          </w:p>
        </w:tc>
      </w:tr>
    </w:tbl>
    <w:p>
      <w:r>
        <w:br w:type="page"/>
      </w:r>
    </w:p>
    <w:p>
      <w:pPr>
        <w:pStyle w:val="Heading1"/>
        <w:pBdr>
          <w:bottom w:val="single" w:color="1F5C99" w:sz="4" w:space="6"/>
        </w:pBdr>
        <w:spacing w:after="120" w:before="360"/>
      </w:pPr>
      <w:r>
        <w:rPr>
          <w:rFonts w:ascii="Arial" w:cs="Arial" w:eastAsia="Arial" w:hAnsi="Arial"/>
          <w:b/>
          <w:bCs/>
          <w:color w:val="1F5C99"/>
          <w:sz w:val="32"/>
          <w:szCs w:val="32"/>
        </w:rPr>
        <w:t xml:space="preserve">12. Founder Performance System</w:t>
      </w:r>
    </w:p>
    <w:p>
      <w:pPr>
        <w:spacing w:after="80" w:before="60"/>
      </w:pPr>
      <w:r>
        <w:rPr>
          <w:rFonts w:ascii="Arial" w:cs="Arial" w:eastAsia="Arial" w:hAnsi="Arial"/>
          <w:color w:val="1A1A1A"/>
          <w:sz w:val="20"/>
          <w:szCs w:val="20"/>
        </w:rPr>
        <w:t xml:space="preserve">Unchanged from v19. XP rewards controllable actions. Cash commissions reward verified business outcomes. The streak multiplier compounds consistent execution. See v19 for full XP Earn Table, XP Loss Table, MRR Commission Ladder, and Unlock Track.</w:t>
      </w:r>
    </w:p>
    <w:p>
      <w:pPr>
        <w:spacing w:after="0" w:before="60"/>
      </w:pPr>
    </w:p>
    <w:p>
      <w:pPr>
        <w:pStyle w:val="Heading2"/>
        <w:spacing w:after="80" w:before="240"/>
      </w:pPr>
      <w:r>
        <w:rPr>
          <w:rFonts w:ascii="Arial" w:cs="Arial" w:eastAsia="Arial" w:hAnsi="Arial"/>
          <w:b/>
          <w:bCs/>
          <w:color w:val="1A1A1A"/>
          <w:sz w:val="26"/>
          <w:szCs w:val="26"/>
        </w:rPr>
        <w:t xml:space="preserve">12A. XP Level Thresholds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000"/>
        <w:gridCol w:w="5680"/>
      </w:tblGrid>
      <w:tr>
        <w:trPr>
          <w:tblHeader/>
        </w:trPr>
        <w:tc>
          <w:tcPr>
            <w:tcW w:type="dxa" w:w="9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Level</w:t>
            </w:r>
          </w:p>
        </w:tc>
        <w:tc>
          <w:tcPr>
            <w:tcW w:type="dxa" w:w="15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Total XP</w:t>
            </w:r>
          </w:p>
        </w:tc>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Title</w:t>
            </w:r>
          </w:p>
        </w:tc>
        <w:tc>
          <w:tcPr>
            <w:tcW w:type="dxa" w:w="56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 Unlock</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0</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Advocate</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All baseline tools. Business is live.</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w:t>
            </w:r>
          </w:p>
        </w:tc>
        <w:tc>
          <w:tcPr>
            <w:tcW w:type="dxa" w:w="1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Fighter</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Social media automation tools.</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1,000</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Counsel</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Attorney referral outreach mode.</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w:t>
            </w:r>
          </w:p>
        </w:tc>
        <w:tc>
          <w:tcPr>
            <w:tcW w:type="dxa" w:w="1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2,000</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Strategist</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Growth Deployment Pool campaigns (Phase 3+).</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3,500</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Champion</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B2B outreach at Signal 5.</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6</w:t>
            </w:r>
          </w:p>
        </w:tc>
        <w:tc>
          <w:tcPr>
            <w:tcW w:type="dxa" w:w="1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6,000</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Authority</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Native app build greenlight (contingent on $50k + Signal 5).</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7</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10,000</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Mogul</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First hire authorization.</w:t>
            </w:r>
          </w:p>
        </w:tc>
      </w:tr>
      <w:tr>
        <w:tc>
          <w:tcPr>
            <w:tcW w:type="dxa" w:w="9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8</w:t>
            </w:r>
          </w:p>
        </w:tc>
        <w:tc>
          <w:tcPr>
            <w:tcW w:type="dxa" w:w="15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20,000</w:t>
            </w:r>
          </w:p>
        </w:tc>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Sovereign</w:t>
            </w:r>
          </w:p>
        </w:tc>
        <w:tc>
          <w:tcPr>
            <w:tcW w:type="dxa" w:w="56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Full-time transition assessment.</w:t>
            </w:r>
          </w:p>
        </w:tc>
      </w:tr>
      <w:tr>
        <w:tc>
          <w:tcPr>
            <w:tcW w:type="dxa" w:w="9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9</w:t>
            </w:r>
          </w:p>
        </w:tc>
        <w:tc>
          <w:tcPr>
            <w:tcW w:type="dxa" w:w="15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30,000</w:t>
            </w:r>
          </w:p>
        </w:tc>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Monopolist</w:t>
            </w:r>
          </w:p>
        </w:tc>
        <w:tc>
          <w:tcPr>
            <w:tcW w:type="dxa" w:w="56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Full discretion.</w:t>
            </w:r>
          </w:p>
        </w:tc>
      </w:tr>
    </w:tbl>
    <w:p>
      <w:pPr>
        <w:spacing w:after="0" w:before="60"/>
      </w:pPr>
    </w:p>
    <w:p>
      <w:pPr>
        <w:pStyle w:val="Heading2"/>
        <w:spacing w:after="80" w:before="240"/>
      </w:pPr>
      <w:r>
        <w:rPr>
          <w:rFonts w:ascii="Arial" w:cs="Arial" w:eastAsia="Arial" w:hAnsi="Arial"/>
          <w:b/>
          <w:bCs/>
          <w:color w:val="1A1A1A"/>
          <w:sz w:val="26"/>
          <w:szCs w:val="26"/>
        </w:rPr>
        <w:t xml:space="preserve">12B. MRR Commission Ladder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6280"/>
      </w:tblGrid>
      <w:tr>
        <w:trPr>
          <w:tblHeader/>
        </w:trPr>
        <w:tc>
          <w:tcPr>
            <w:tcW w:type="dxa" w:w="20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MRR Threshold</w:t>
            </w:r>
          </w:p>
        </w:tc>
        <w:tc>
          <w:tcPr>
            <w:tcW w:type="dxa" w:w="180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Commission</w:t>
            </w:r>
          </w:p>
        </w:tc>
        <w:tc>
          <w:tcPr>
            <w:tcW w:type="dxa" w:w="6280"/>
            <w:shd w:fill="1F5C9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$1,000</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$100</w:t>
            </w:r>
          </w:p>
        </w:tc>
        <w:tc>
          <w:tcPr>
            <w:tcW w:type="dxa" w:w="6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First MRR milestone. Routes to Commission Bank in Phase 1.</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$3,000</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$250</w:t>
            </w:r>
          </w:p>
        </w:tc>
        <w:tc>
          <w:tcPr>
            <w:tcW w:type="dxa" w:w="6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Referral network activation possible.</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$5,000</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$400</w:t>
            </w:r>
          </w:p>
        </w:tc>
        <w:tc>
          <w:tcPr>
            <w:tcW w:type="dxa" w:w="6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Attorney referral revenue contributing.</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$13,000</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$1,050</w:t>
            </w:r>
          </w:p>
        </w:tc>
        <w:tc>
          <w:tcPr>
            <w:tcW w:type="dxa" w:w="6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B2B conversations meaningful.</w:t>
            </w:r>
          </w:p>
        </w:tc>
      </w:tr>
      <w:tr>
        <w:tc>
          <w:tcPr>
            <w:tcW w:type="dxa" w:w="20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$34,000</w:t>
            </w:r>
          </w:p>
        </w:tc>
        <w:tc>
          <w:tcPr>
            <w:tcW w:type="dxa" w:w="180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$2,750</w:t>
            </w:r>
          </w:p>
        </w:tc>
        <w:tc>
          <w:tcPr>
            <w:tcW w:type="dxa" w:w="6280"/>
            <w:shd w:fill="FFFFFF"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Full-time transition viable.</w:t>
            </w:r>
          </w:p>
        </w:tc>
      </w:tr>
      <w:tr>
        <w:tc>
          <w:tcPr>
            <w:tcW w:type="dxa" w:w="20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$55,000</w:t>
            </w:r>
          </w:p>
        </w:tc>
        <w:tc>
          <w:tcPr>
            <w:tcW w:type="dxa" w:w="180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$4,450</w:t>
            </w:r>
          </w:p>
        </w:tc>
        <w:tc>
          <w:tcPr>
            <w:tcW w:type="dxa" w:w="6280"/>
            <w:shd w:fill="F5F5F5" w:val="clear"/>
            <w:tcMar>
              <w:top w:type="dxa" w:w="80"/>
              <w:left w:type="dxa" w:w="120"/>
              <w:bottom w:type="dxa" w:w="80"/>
              <w:right w:type="dxa" w:w="120"/>
            </w:tcMar>
          </w:tcPr>
          <w:p>
            <w:pPr>
              <w:spacing w:after="0" w:before="0"/>
            </w:pPr>
            <w:r>
              <w:rPr>
                <w:rFonts w:ascii="Arial" w:cs="Arial" w:eastAsia="Arial" w:hAnsi="Arial"/>
                <w:color w:val="1A1A1A"/>
                <w:sz w:val="18"/>
                <w:szCs w:val="18"/>
              </w:rPr>
              <w:t xml:space="preserve">Authority platform. B2B becomes inbound.</w:t>
            </w:r>
          </w:p>
        </w:tc>
      </w:tr>
    </w:tbl>
    <w:p>
      <w:r>
        <w:br w:type="page"/>
      </w:r>
    </w:p>
    <w:p>
      <w:pPr>
        <w:spacing w:after="0" w:before="400"/>
      </w:pPr>
    </w:p>
    <w:p>
      <w:pPr>
        <w:spacing w:after="80" w:before="0"/>
        <w:jc w:val="center"/>
      </w:pPr>
      <w:r>
        <w:rPr>
          <w:rFonts w:ascii="Arial" w:cs="Arial" w:eastAsia="Arial" w:hAnsi="Arial"/>
          <w:b/>
          <w:bCs/>
          <w:i/>
          <w:iCs/>
          <w:color w:val="1F5C99"/>
          <w:sz w:val="28"/>
          <w:szCs w:val="28"/>
        </w:rPr>
        <w:t xml:space="preserve">“The insurance companies have lawyers. You have MyAdvocate.</w:t>
      </w:r>
    </w:p>
    <w:p>
      <w:pPr>
        <w:spacing w:after="80" w:before="0"/>
        <w:jc w:val="center"/>
      </w:pPr>
      <w:r>
        <w:rPr>
          <w:rFonts w:ascii="Arial" w:cs="Arial" w:eastAsia="Arial" w:hAnsi="Arial"/>
          <w:i/>
          <w:iCs/>
          <w:color w:val="555555"/>
          <w:sz w:val="22"/>
          <w:szCs w:val="22"/>
        </w:rPr>
        <w:t xml:space="preserve">And soon — the documented stories of the people those lawyers tried to silence.”</w:t>
      </w:r>
    </w:p>
    <w:p>
      <w:pPr>
        <w:spacing w:after="0" w:before="120"/>
      </w:pPr>
    </w:p>
    <w:p>
      <w:pPr>
        <w:spacing w:after="0" w:before="0"/>
        <w:jc w:val="center"/>
      </w:pPr>
      <w:r>
        <w:rPr>
          <w:rFonts w:ascii="Arial" w:cs="Arial" w:eastAsia="Arial" w:hAnsi="Arial"/>
          <w:color w:val="555555"/>
          <w:sz w:val="18"/>
          <w:szCs w:val="18"/>
        </w:rPr>
        <w:t xml:space="preserve">MA-PMP-001 v21  •  2026-03-12  •  CONFIDENTIAL  •  Living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2" w:space="6"/>
      </w:pBdr>
      <w:spacing w:after="0" w:before="60"/>
      <w:jc w:val="right"/>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MA-PMP-001 v21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2" w:space="6"/>
      </w:pBdr>
      <w:spacing w:after="100" w:before="0"/>
    </w:pPr>
    <w:r>
      <w:rPr>
        <w:rFonts w:ascii="Arial" w:cs="Arial" w:eastAsia="Arial" w:hAnsi="Arial"/>
        <w:b/>
        <w:bCs/>
        <w:color w:val="1F5C99"/>
        <w:sz w:val="16"/>
        <w:szCs w:val="16"/>
      </w:rPr>
      <w:t xml:space="preserve">MYADVOCATE  |  Project Management Plan v21</w:t>
    </w:r>
    <w:r>
      <w:rPr>
        <w:rFonts w:ascii="Arial" w:cs="Arial" w:eastAsia="Arial" w:hAnsi="Arial"/>
        <w:color w:val="555555"/>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2026-03-12T18:01:06.383Z</dcterms:created>
  <dcterms:modified xsi:type="dcterms:W3CDTF">2026-03-12T18:01:06.385Z</dcterms:modified>
</cp:coreProperties>
</file>

<file path=docProps/custom.xml><?xml version="1.0" encoding="utf-8"?>
<Properties xmlns="http://schemas.openxmlformats.org/officeDocument/2006/custom-properties" xmlns:vt="http://schemas.openxmlformats.org/officeDocument/2006/docPropsVTypes"/>
</file>